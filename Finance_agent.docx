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i5cjgtjhb7rl" w:id="0"/>
      <w:bookmarkEnd w:id="0"/>
      <w:r w:rsidDel="00000000" w:rsidR="00000000" w:rsidRPr="00000000">
        <w:rPr>
          <w:sz w:val="46"/>
          <w:szCs w:val="46"/>
          <w:rtl w:val="0"/>
        </w:rPr>
        <w:t xml:space="preserve">Finance Agent — Bản trình bày dễ hiểu</w:t>
      </w:r>
    </w:p>
    <w:p w:rsidR="00000000" w:rsidDel="00000000" w:rsidP="00000000" w:rsidRDefault="00000000" w:rsidRPr="00000000" w14:paraId="00000002">
      <w:pPr>
        <w:pStyle w:val="Heading2"/>
        <w:keepNext w:val="0"/>
        <w:keepLines w:val="0"/>
        <w:rPr>
          <w:sz w:val="34"/>
          <w:szCs w:val="34"/>
        </w:rPr>
      </w:pPr>
      <w:bookmarkStart w:colFirst="0" w:colLast="0" w:name="_imsrsm5g9ska" w:id="1"/>
      <w:bookmarkEnd w:id="1"/>
      <w:r w:rsidDel="00000000" w:rsidR="00000000" w:rsidRPr="00000000">
        <w:rPr>
          <w:sz w:val="34"/>
          <w:szCs w:val="34"/>
          <w:rtl w:val="0"/>
        </w:rPr>
        <w:t xml:space="preserve">1. Finance Agent là gì?</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Finance Agent</w:t>
      </w:r>
      <w:r w:rsidDel="00000000" w:rsidR="00000000" w:rsidRPr="00000000">
        <w:rPr>
          <w:rtl w:val="0"/>
        </w:rPr>
        <w:t xml:space="preserve"> là agent chuyên phân tích sức khỏe tài chính của OPC dựa trên:</w:t>
      </w:r>
    </w:p>
    <w:p w:rsidR="00000000" w:rsidDel="00000000" w:rsidP="00000000" w:rsidRDefault="00000000" w:rsidRPr="00000000" w14:paraId="00000004">
      <w:pPr>
        <w:numPr>
          <w:ilvl w:val="0"/>
          <w:numId w:val="7"/>
        </w:numPr>
        <w:spacing w:after="0" w:afterAutospacing="0" w:before="240" w:lineRule="auto"/>
        <w:ind w:left="720" w:hanging="360"/>
        <w:jc w:val="left"/>
      </w:pPr>
      <w:r w:rsidDel="00000000" w:rsidR="00000000" w:rsidRPr="00000000">
        <w:rPr>
          <w:rtl w:val="0"/>
        </w:rPr>
        <w:t xml:space="preserve">Hợp đồng</w:t>
      </w:r>
    </w:p>
    <w:p w:rsidR="00000000" w:rsidDel="00000000" w:rsidP="00000000" w:rsidRDefault="00000000" w:rsidRPr="00000000" w14:paraId="00000005">
      <w:pPr>
        <w:numPr>
          <w:ilvl w:val="0"/>
          <w:numId w:val="7"/>
        </w:numPr>
        <w:spacing w:after="0" w:afterAutospacing="0" w:before="0" w:beforeAutospacing="0" w:lineRule="auto"/>
        <w:ind w:left="720" w:hanging="360"/>
        <w:jc w:val="left"/>
      </w:pPr>
      <w:r w:rsidDel="00000000" w:rsidR="00000000" w:rsidRPr="00000000">
        <w:rPr>
          <w:rtl w:val="0"/>
        </w:rPr>
        <w:t xml:space="preserve">Đơn hàng</w:t>
      </w:r>
    </w:p>
    <w:p w:rsidR="00000000" w:rsidDel="00000000" w:rsidP="00000000" w:rsidRDefault="00000000" w:rsidRPr="00000000" w14:paraId="00000006">
      <w:pPr>
        <w:numPr>
          <w:ilvl w:val="0"/>
          <w:numId w:val="7"/>
        </w:numPr>
        <w:spacing w:after="0" w:afterAutospacing="0" w:before="0" w:beforeAutospacing="0" w:lineRule="auto"/>
        <w:ind w:left="720" w:hanging="360"/>
        <w:jc w:val="left"/>
      </w:pPr>
      <w:r w:rsidDel="00000000" w:rsidR="00000000" w:rsidRPr="00000000">
        <w:rPr>
          <w:rtl w:val="0"/>
        </w:rPr>
        <w:t xml:space="preserve">Hóa đơn</w:t>
      </w:r>
    </w:p>
    <w:p w:rsidR="00000000" w:rsidDel="00000000" w:rsidP="00000000" w:rsidRDefault="00000000" w:rsidRPr="00000000" w14:paraId="00000007">
      <w:pPr>
        <w:numPr>
          <w:ilvl w:val="0"/>
          <w:numId w:val="7"/>
        </w:numPr>
        <w:spacing w:after="0" w:afterAutospacing="0" w:before="0" w:beforeAutospacing="0" w:lineRule="auto"/>
        <w:ind w:left="720" w:hanging="360"/>
        <w:jc w:val="left"/>
      </w:pPr>
      <w:r w:rsidDel="00000000" w:rsidR="00000000" w:rsidRPr="00000000">
        <w:rPr>
          <w:rtl w:val="0"/>
        </w:rPr>
        <w:t xml:space="preserve">Giao dịch ngân hàng</w:t>
      </w:r>
    </w:p>
    <w:p w:rsidR="00000000" w:rsidDel="00000000" w:rsidP="00000000" w:rsidRDefault="00000000" w:rsidRPr="00000000" w14:paraId="00000008">
      <w:pPr>
        <w:numPr>
          <w:ilvl w:val="0"/>
          <w:numId w:val="7"/>
        </w:numPr>
        <w:spacing w:after="240" w:before="0" w:beforeAutospacing="0" w:lineRule="auto"/>
        <w:ind w:left="720" w:hanging="360"/>
        <w:jc w:val="left"/>
      </w:pPr>
      <w:r w:rsidDel="00000000" w:rsidR="00000000" w:rsidRPr="00000000">
        <w:rPr>
          <w:rtl w:val="0"/>
        </w:rPr>
        <w:t xml:space="preserve">Dòng tiền dự kiến</w:t>
      </w:r>
    </w:p>
    <w:p w:rsidR="00000000" w:rsidDel="00000000" w:rsidP="00000000" w:rsidRDefault="00000000" w:rsidRPr="00000000" w14:paraId="00000009">
      <w:pPr>
        <w:spacing w:after="240" w:before="240" w:lineRule="auto"/>
        <w:rPr/>
      </w:pPr>
      <w:r w:rsidDel="00000000" w:rsidR="00000000" w:rsidRPr="00000000">
        <w:rPr>
          <w:rtl w:val="0"/>
        </w:rPr>
        <w:t xml:space="preserve">Finance Agent </w:t>
      </w:r>
      <w:r w:rsidDel="00000000" w:rsidR="00000000" w:rsidRPr="00000000">
        <w:rPr>
          <w:b w:val="1"/>
          <w:bCs w:val="1"/>
          <w:rtl w:val="0"/>
        </w:rPr>
        <w:t xml:space="preserve">không quyết định cuối cùng</w:t>
      </w:r>
      <w:r w:rsidDel="00000000" w:rsidR="00000000" w:rsidRPr="00000000">
        <w:rPr>
          <w:rtl w:val="0"/>
        </w:rPr>
        <w:t xml:space="preserve"> OPC nên nhận hay từ chối hợp đồng.</w:t>
      </w:r>
    </w:p>
    <w:p w:rsidR="00000000" w:rsidDel="00000000" w:rsidP="00000000" w:rsidRDefault="00000000" w:rsidRPr="00000000" w14:paraId="0000000A">
      <w:pPr>
        <w:spacing w:after="240" w:before="240" w:lineRule="auto"/>
        <w:rPr/>
      </w:pPr>
      <w:r w:rsidDel="00000000" w:rsidR="00000000" w:rsidRPr="00000000">
        <w:rPr>
          <w:rtl w:val="0"/>
        </w:rPr>
        <w:t xml:space="preserve">Finance Agent chỉ trả lời các câu hỏi tài chính như:</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OPC có đang thiếu tiền không?</w:t>
        <w:br w:type="textWrapping"/>
        <w:t xml:space="preserve">Thiếu bao nhiêu?</w:t>
        <w:br w:type="textWrapping"/>
        <w:t xml:space="preserve">Thiếu vào tháng nào?</w:t>
        <w:br w:type="textWrapping"/>
        <w:t xml:space="preserve">Có thể giảm thiếu hụt bằng cách thu công nợ không?</w:t>
        <w:br w:type="textWrapping"/>
        <w:t xml:space="preserve">Có hóa đơn nào chưa phát hành nhưng có thể tạo nguồn thu không?</w:t>
        <w:br w:type="textWrapping"/>
        <w:t xml:space="preserve">Biên lợi nhuận của hợp đồng/đơn hàng có đang thấp không?</w:t>
        <w:br w:type="textWrapping"/>
        <w:t xml:space="preserve">Dòng tiền đã thật sự vào tài khoản hay mới chỉ là khoản phải thu?</w:t>
      </w:r>
    </w:p>
    <w:p w:rsidR="00000000" w:rsidDel="00000000" w:rsidP="00000000" w:rsidRDefault="00000000" w:rsidRPr="00000000" w14:paraId="0000000C">
      <w:pPr>
        <w:spacing w:after="240" w:before="240" w:lineRule="auto"/>
        <w:rPr/>
      </w:pPr>
      <w:r w:rsidDel="00000000" w:rsidR="00000000" w:rsidRPr="00000000">
        <w:rPr>
          <w:rtl w:val="0"/>
        </w:rPr>
        <w:t xml:space="preserve">Output cuối cùng của Finance Agent là:</w:t>
      </w:r>
    </w:p>
    <w:p w:rsidR="00000000" w:rsidDel="00000000" w:rsidP="00000000" w:rsidRDefault="00000000" w:rsidRPr="00000000" w14:paraId="0000000D">
      <w:pPr>
        <w:spacing w:after="240" w:before="240" w:lineRule="auto"/>
        <w:ind w:left="600" w:right="600" w:firstLine="0"/>
        <w:rPr/>
      </w:pPr>
      <w:r w:rsidDel="00000000" w:rsidR="00000000" w:rsidRPr="00000000">
        <w:rPr>
          <w:b w:val="1"/>
          <w:bCs w:val="1"/>
          <w:rtl w:val="0"/>
        </w:rPr>
        <w:t xml:space="preserve">Finance Feature Pack</w:t>
      </w:r>
      <w:r w:rsidDel="00000000" w:rsidR="00000000" w:rsidRPr="00000000">
        <w:rPr>
          <w:rtl w:val="0"/>
        </w:rPr>
        <w:t xml:space="preserve"> gửi cho </w:t>
      </w:r>
      <w:r w:rsidDel="00000000" w:rsidR="00000000" w:rsidRPr="00000000">
        <w:rPr>
          <w:b w:val="1"/>
          <w:bCs w:val="1"/>
          <w:rtl w:val="0"/>
        </w:rPr>
        <w:t xml:space="preserve">Risk Agent</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rPr>
          <w:sz w:val="46"/>
          <w:szCs w:val="46"/>
        </w:rPr>
      </w:pPr>
      <w:bookmarkStart w:colFirst="0" w:colLast="0" w:name="_aloj16lfvssq" w:id="2"/>
      <w:bookmarkEnd w:id="2"/>
      <w:r w:rsidDel="00000000" w:rsidR="00000000" w:rsidRPr="00000000">
        <w:rPr>
          <w:sz w:val="46"/>
          <w:szCs w:val="46"/>
          <w:rtl w:val="0"/>
        </w:rPr>
        <w:t xml:space="preserve">2. Finance Agent tạo những insight nào?</w:t>
      </w:r>
    </w:p>
    <w:p w:rsidR="00000000" w:rsidDel="00000000" w:rsidP="00000000" w:rsidRDefault="00000000" w:rsidRPr="00000000" w14:paraId="00000010">
      <w:pPr>
        <w:spacing w:after="240" w:before="240" w:lineRule="auto"/>
        <w:rPr/>
      </w:pPr>
      <w:r w:rsidDel="00000000" w:rsidR="00000000" w:rsidRPr="00000000">
        <w:rPr>
          <w:rtl w:val="0"/>
        </w:rPr>
        <w:t xml:space="preserve">Finance Agent không chỉ tính “cần vay bao nhiêu”, mà tạo nhiều nhóm insight tài chính.</w:t>
      </w:r>
    </w:p>
    <w:p w:rsidR="00000000" w:rsidDel="00000000" w:rsidP="00000000" w:rsidRDefault="00000000" w:rsidRPr="00000000" w14:paraId="00000011">
      <w:pPr>
        <w:pStyle w:val="Heading2"/>
        <w:keepNext w:val="0"/>
        <w:keepLines w:val="0"/>
        <w:rPr>
          <w:sz w:val="34"/>
          <w:szCs w:val="34"/>
        </w:rPr>
      </w:pPr>
      <w:bookmarkStart w:colFirst="0" w:colLast="0" w:name="_70lvi64if2u7" w:id="3"/>
      <w:bookmarkEnd w:id="3"/>
      <w:r w:rsidDel="00000000" w:rsidR="00000000" w:rsidRPr="00000000">
        <w:rPr>
          <w:sz w:val="34"/>
          <w:szCs w:val="34"/>
          <w:rtl w:val="0"/>
        </w:rPr>
        <w:t xml:space="preserve">2.1. Liquidity Insight — Insight về thanh khoản</w:t>
      </w:r>
    </w:p>
    <w:p w:rsidR="00000000" w:rsidDel="00000000" w:rsidP="00000000" w:rsidRDefault="00000000" w:rsidRPr="00000000" w14:paraId="00000012">
      <w:pPr>
        <w:pStyle w:val="Heading3"/>
        <w:keepNext w:val="0"/>
        <w:keepLines w:val="0"/>
        <w:rPr>
          <w:sz w:val="26"/>
          <w:szCs w:val="26"/>
        </w:rPr>
      </w:pPr>
      <w:bookmarkStart w:colFirst="0" w:colLast="0" w:name="_mqpzztjxayrq" w:id="4"/>
      <w:bookmarkEnd w:id="4"/>
      <w:r w:rsidDel="00000000" w:rsidR="00000000" w:rsidRPr="00000000">
        <w:rPr>
          <w:sz w:val="26"/>
          <w:szCs w:val="26"/>
          <w:rtl w:val="0"/>
        </w:rPr>
        <w:t xml:space="preserve">Câu hỏi cần trả lời</w:t>
      </w:r>
    </w:p>
    <w:p w:rsidR="00000000" w:rsidDel="00000000" w:rsidP="00000000" w:rsidRDefault="00000000" w:rsidRPr="00000000" w14:paraId="00000013">
      <w:pPr>
        <w:spacing w:after="240" w:before="240" w:lineRule="auto"/>
        <w:rPr/>
      </w:pPr>
      <w:r w:rsidDel="00000000" w:rsidR="00000000" w:rsidRPr="00000000">
        <w:rPr>
          <w:rtl w:val="0"/>
        </w:rPr>
        <w:t xml:space="preserve">OPC có đủ tiền mặt để vận hành trong các tháng tới không?</w:t>
      </w:r>
    </w:p>
    <w:p w:rsidR="00000000" w:rsidDel="00000000" w:rsidP="00000000" w:rsidRDefault="00000000" w:rsidRPr="00000000" w14:paraId="00000014">
      <w:pPr>
        <w:pStyle w:val="Heading3"/>
        <w:keepNext w:val="0"/>
        <w:keepLines w:val="0"/>
        <w:rPr>
          <w:sz w:val="26"/>
          <w:szCs w:val="26"/>
        </w:rPr>
      </w:pPr>
      <w:bookmarkStart w:colFirst="0" w:colLast="0" w:name="_n9496afvy5ro" w:id="5"/>
      <w:bookmarkEnd w:id="5"/>
      <w:r w:rsidDel="00000000" w:rsidR="00000000" w:rsidRPr="00000000">
        <w:rPr>
          <w:sz w:val="26"/>
          <w:szCs w:val="26"/>
          <w:rtl w:val="0"/>
        </w:rPr>
        <w:t xml:space="preserve">Agent phân tích gì?</w:t>
      </w:r>
    </w:p>
    <w:p w:rsidR="00000000" w:rsidDel="00000000" w:rsidP="00000000" w:rsidRDefault="00000000" w:rsidRPr="00000000" w14:paraId="00000015">
      <w:pPr>
        <w:spacing w:after="240" w:before="240" w:lineRule="auto"/>
        <w:rPr/>
      </w:pPr>
      <w:r w:rsidDel="00000000" w:rsidR="00000000" w:rsidRPr="00000000">
        <w:rPr>
          <w:rtl w:val="0"/>
        </w:rPr>
        <w:t xml:space="preserve">Agent so sánh:</w:t>
      </w:r>
    </w:p>
    <w:p w:rsidR="00000000" w:rsidDel="00000000" w:rsidP="00000000" w:rsidRDefault="00000000" w:rsidRPr="00000000" w14:paraId="00000016">
      <w:pPr>
        <w:numPr>
          <w:ilvl w:val="0"/>
          <w:numId w:val="10"/>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projected_closing_cash</w:t>
      </w:r>
      <w:r w:rsidDel="00000000" w:rsidR="00000000" w:rsidRPr="00000000">
        <w:rPr>
          <w:rtl w:val="0"/>
        </w:rPr>
        <w:t xml:space="preserve">: tiền cuối kỳ dự kiến</w:t>
      </w:r>
    </w:p>
    <w:p w:rsidR="00000000" w:rsidDel="00000000" w:rsidP="00000000" w:rsidRDefault="00000000" w:rsidRPr="00000000" w14:paraId="00000017">
      <w:pPr>
        <w:numPr>
          <w:ilvl w:val="0"/>
          <w:numId w:val="10"/>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cash_reserve_minimum</w:t>
      </w:r>
      <w:r w:rsidDel="00000000" w:rsidR="00000000" w:rsidRPr="00000000">
        <w:rPr>
          <w:rtl w:val="0"/>
        </w:rPr>
        <w:t xml:space="preserve">: mức tiền dự trữ tối thiểu</w:t>
      </w:r>
    </w:p>
    <w:p w:rsidR="00000000" w:rsidDel="00000000" w:rsidP="00000000" w:rsidRDefault="00000000" w:rsidRPr="00000000" w14:paraId="00000018">
      <w:pPr>
        <w:spacing w:after="240" w:before="240" w:lineRule="auto"/>
        <w:rPr/>
      </w:pPr>
      <w:r w:rsidDel="00000000" w:rsidR="00000000" w:rsidRPr="00000000">
        <w:rPr>
          <w:rtl w:val="0"/>
        </w:rPr>
        <w:t xml:space="preserve">Nếu tiền cuối kỳ thấp hơn mức dự trữ tối thiểu thì xuất hiện </w:t>
      </w:r>
      <w:r w:rsidDel="00000000" w:rsidR="00000000" w:rsidRPr="00000000">
        <w:rPr>
          <w:b w:val="1"/>
          <w:bCs w:val="1"/>
          <w:rtl w:val="0"/>
        </w:rPr>
        <w:t xml:space="preserve">reserve gap</w:t>
      </w:r>
      <w:r w:rsidDel="00000000" w:rsidR="00000000" w:rsidRPr="00000000">
        <w:rPr>
          <w:rtl w:val="0"/>
        </w:rPr>
        <w:t xml:space="preserve">.</w:t>
      </w:r>
    </w:p>
    <w:p w:rsidR="00000000" w:rsidDel="00000000" w:rsidP="00000000" w:rsidRDefault="00000000" w:rsidRPr="00000000" w14:paraId="00000019">
      <w:pPr>
        <w:pStyle w:val="Heading3"/>
        <w:keepNext w:val="0"/>
        <w:keepLines w:val="0"/>
        <w:rPr>
          <w:sz w:val="26"/>
          <w:szCs w:val="26"/>
        </w:rPr>
      </w:pPr>
      <w:bookmarkStart w:colFirst="0" w:colLast="0" w:name="_j1v3qmkxgvmm" w:id="6"/>
      <w:bookmarkEnd w:id="6"/>
      <w:r w:rsidDel="00000000" w:rsidR="00000000" w:rsidRPr="00000000">
        <w:rPr>
          <w:sz w:val="26"/>
          <w:szCs w:val="26"/>
          <w:rtl w:val="0"/>
        </w:rPr>
        <w:t xml:space="preserve">Output insight</w:t>
      </w:r>
    </w:p>
    <w:p w:rsidR="00000000" w:rsidDel="00000000" w:rsidP="00000000" w:rsidRDefault="00000000" w:rsidRPr="00000000" w14:paraId="0000001A">
      <w:pPr>
        <w:spacing w:after="240" w:before="240" w:lineRule="auto"/>
        <w:rPr/>
      </w:pPr>
      <w:r w:rsidDel="00000000" w:rsidR="00000000" w:rsidRPr="00000000">
        <w:rPr>
          <w:rtl w:val="0"/>
        </w:rPr>
        <w:t xml:space="preserve">Ví dụ:</w:t>
      </w:r>
    </w:p>
    <w:p w:rsidR="00000000" w:rsidDel="00000000" w:rsidP="00000000" w:rsidRDefault="00000000" w:rsidRPr="00000000" w14:paraId="0000001B">
      <w:pPr>
        <w:rPr/>
      </w:pPr>
      <w:r w:rsidDel="00000000" w:rsidR="00000000" w:rsidRPr="00000000">
        <w:rPr>
          <w:rtl w:val="0"/>
        </w:rPr>
        <w:t xml:space="preserve">OPC bị áp lực thanh khoản trong tháng 2026-06 và 2026-08.</w:t>
      </w:r>
    </w:p>
    <w:p w:rsidR="00000000" w:rsidDel="00000000" w:rsidP="00000000" w:rsidRDefault="00000000" w:rsidRPr="00000000" w14:paraId="0000001C">
      <w:pPr>
        <w:rPr/>
      </w:pPr>
      <w:r w:rsidDel="00000000" w:rsidR="00000000" w:rsidRPr="00000000">
        <w:rPr>
          <w:rtl w:val="0"/>
        </w:rPr>
        <w:t xml:space="preserve">Reserve gap lớn nhất là 710M.</w:t>
      </w:r>
    </w:p>
    <w:p w:rsidR="00000000" w:rsidDel="00000000" w:rsidP="00000000" w:rsidRDefault="00000000" w:rsidRPr="00000000" w14:paraId="0000001D">
      <w:pPr>
        <w:rPr/>
      </w:pPr>
      <w:r w:rsidDel="00000000" w:rsidR="00000000" w:rsidRPr="00000000">
        <w:rPr>
          <w:rtl w:val="0"/>
        </w:rPr>
        <w:t xml:space="preserve">Minimum liquidity need là 710M.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rPr>
          <w:sz w:val="26"/>
          <w:szCs w:val="26"/>
        </w:rPr>
      </w:pPr>
      <w:bookmarkStart w:colFirst="0" w:colLast="0" w:name="_8sv10vcrt5ib" w:id="7"/>
      <w:bookmarkEnd w:id="7"/>
      <w:r w:rsidDel="00000000" w:rsidR="00000000" w:rsidRPr="00000000">
        <w:rPr>
          <w:sz w:val="26"/>
          <w:szCs w:val="26"/>
          <w:rtl w:val="0"/>
        </w:rPr>
        <w:t xml:space="preserve">Ý nghĩa nghiệp vụ</w:t>
      </w:r>
    </w:p>
    <w:p w:rsidR="00000000" w:rsidDel="00000000" w:rsidP="00000000" w:rsidRDefault="00000000" w:rsidRPr="00000000" w14:paraId="00000020">
      <w:pPr>
        <w:spacing w:after="240" w:before="240" w:lineRule="auto"/>
        <w:rPr/>
      </w:pPr>
      <w:r w:rsidDel="00000000" w:rsidR="00000000" w:rsidRPr="00000000">
        <w:rPr>
          <w:rtl w:val="0"/>
        </w:rPr>
        <w:t xml:space="preserve">Insight này giúp biết:</w:t>
      </w:r>
    </w:p>
    <w:p w:rsidR="00000000" w:rsidDel="00000000" w:rsidP="00000000" w:rsidRDefault="00000000" w:rsidRPr="00000000" w14:paraId="00000021">
      <w:pPr>
        <w:numPr>
          <w:ilvl w:val="0"/>
          <w:numId w:val="3"/>
        </w:numPr>
        <w:spacing w:after="0" w:afterAutospacing="0" w:before="240" w:lineRule="auto"/>
        <w:ind w:left="720" w:hanging="360"/>
        <w:jc w:val="left"/>
      </w:pPr>
      <w:r w:rsidDel="00000000" w:rsidR="00000000" w:rsidRPr="00000000">
        <w:rPr>
          <w:rtl w:val="0"/>
        </w:rPr>
        <w:t xml:space="preserve">Tháng nào OPC thiếu tiền</w:t>
      </w:r>
    </w:p>
    <w:p w:rsidR="00000000" w:rsidDel="00000000" w:rsidP="00000000" w:rsidRDefault="00000000" w:rsidRPr="00000000" w14:paraId="00000022">
      <w:pPr>
        <w:numPr>
          <w:ilvl w:val="0"/>
          <w:numId w:val="3"/>
        </w:numPr>
        <w:spacing w:after="0" w:afterAutospacing="0" w:before="0" w:beforeAutospacing="0" w:lineRule="auto"/>
        <w:ind w:left="720" w:hanging="360"/>
        <w:jc w:val="left"/>
      </w:pPr>
      <w:r w:rsidDel="00000000" w:rsidR="00000000" w:rsidRPr="00000000">
        <w:rPr>
          <w:rtl w:val="0"/>
        </w:rPr>
        <w:t xml:space="preserve">Thiếu bao nhiêu</w:t>
      </w:r>
    </w:p>
    <w:p w:rsidR="00000000" w:rsidDel="00000000" w:rsidP="00000000" w:rsidRDefault="00000000" w:rsidRPr="00000000" w14:paraId="00000023">
      <w:pPr>
        <w:numPr>
          <w:ilvl w:val="0"/>
          <w:numId w:val="3"/>
        </w:numPr>
        <w:spacing w:after="240" w:before="0" w:beforeAutospacing="0" w:lineRule="auto"/>
        <w:ind w:left="720" w:hanging="360"/>
        <w:jc w:val="left"/>
      </w:pPr>
      <w:r w:rsidDel="00000000" w:rsidR="00000000" w:rsidRPr="00000000">
        <w:rPr>
          <w:rtl w:val="0"/>
        </w:rPr>
        <w:t xml:space="preserve">Có cần hạn mức tài chính hỗ trợ hay không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rPr>
          <w:sz w:val="34"/>
          <w:szCs w:val="34"/>
        </w:rPr>
      </w:pPr>
      <w:bookmarkStart w:colFirst="0" w:colLast="0" w:name="_mcwaosfrzehm" w:id="8"/>
      <w:bookmarkEnd w:id="8"/>
      <w:r w:rsidDel="00000000" w:rsidR="00000000" w:rsidRPr="00000000">
        <w:rPr>
          <w:sz w:val="34"/>
          <w:szCs w:val="34"/>
          <w:rtl w:val="0"/>
        </w:rPr>
        <w:t xml:space="preserve">2.2. AR Insight — Insight về công nợ phải thu</w:t>
      </w:r>
    </w:p>
    <w:p w:rsidR="00000000" w:rsidDel="00000000" w:rsidP="00000000" w:rsidRDefault="00000000" w:rsidRPr="00000000" w14:paraId="00000026">
      <w:pPr>
        <w:pStyle w:val="Heading3"/>
        <w:keepNext w:val="0"/>
        <w:keepLines w:val="0"/>
        <w:rPr>
          <w:sz w:val="26"/>
          <w:szCs w:val="26"/>
        </w:rPr>
      </w:pPr>
      <w:bookmarkStart w:colFirst="0" w:colLast="0" w:name="_rw9poz75gjyd" w:id="9"/>
      <w:bookmarkEnd w:id="9"/>
      <w:r w:rsidDel="00000000" w:rsidR="00000000" w:rsidRPr="00000000">
        <w:rPr>
          <w:sz w:val="26"/>
          <w:szCs w:val="26"/>
          <w:rtl w:val="0"/>
        </w:rPr>
        <w:t xml:space="preserve">Câu hỏi cần trả lời</w:t>
      </w:r>
    </w:p>
    <w:p w:rsidR="00000000" w:rsidDel="00000000" w:rsidP="00000000" w:rsidRDefault="00000000" w:rsidRPr="00000000" w14:paraId="00000027">
      <w:pPr>
        <w:spacing w:after="240" w:before="240" w:lineRule="auto"/>
        <w:rPr/>
      </w:pPr>
      <w:r w:rsidDel="00000000" w:rsidR="00000000" w:rsidRPr="00000000">
        <w:rPr>
          <w:rtl w:val="0"/>
        </w:rPr>
        <w:t xml:space="preserve">OPC còn bao nhiêu tiền khách hàng chưa trả?</w:t>
      </w:r>
    </w:p>
    <w:p w:rsidR="00000000" w:rsidDel="00000000" w:rsidP="00000000" w:rsidRDefault="00000000" w:rsidRPr="00000000" w14:paraId="00000028">
      <w:pPr>
        <w:pStyle w:val="Heading3"/>
        <w:keepNext w:val="0"/>
        <w:keepLines w:val="0"/>
        <w:rPr>
          <w:sz w:val="26"/>
          <w:szCs w:val="26"/>
        </w:rPr>
      </w:pPr>
      <w:bookmarkStart w:colFirst="0" w:colLast="0" w:name="_4j5k7n4k4552" w:id="10"/>
      <w:bookmarkEnd w:id="10"/>
      <w:r w:rsidDel="00000000" w:rsidR="00000000" w:rsidRPr="00000000">
        <w:rPr>
          <w:sz w:val="26"/>
          <w:szCs w:val="26"/>
          <w:rtl w:val="0"/>
        </w:rPr>
        <w:t xml:space="preserve">Agent phân tích gì?</w:t>
      </w:r>
    </w:p>
    <w:p w:rsidR="00000000" w:rsidDel="00000000" w:rsidP="00000000" w:rsidRDefault="00000000" w:rsidRPr="00000000" w14:paraId="00000029">
      <w:pPr>
        <w:spacing w:after="240" w:before="240" w:lineRule="auto"/>
        <w:rPr/>
      </w:pPr>
      <w:r w:rsidDel="00000000" w:rsidR="00000000" w:rsidRPr="00000000">
        <w:rPr>
          <w:rtl w:val="0"/>
        </w:rPr>
        <w:t xml:space="preserve">Agent đọc bảng hóa đơn để phân loại:</w:t>
      </w:r>
    </w:p>
    <w:p w:rsidR="00000000" w:rsidDel="00000000" w:rsidP="00000000" w:rsidRDefault="00000000" w:rsidRPr="00000000" w14:paraId="0000002A">
      <w:pPr>
        <w:numPr>
          <w:ilvl w:val="0"/>
          <w:numId w:val="12"/>
        </w:numPr>
        <w:spacing w:after="0" w:afterAutospacing="0" w:before="240" w:lineRule="auto"/>
        <w:ind w:left="720" w:hanging="360"/>
        <w:jc w:val="left"/>
      </w:pPr>
      <w:r w:rsidDel="00000000" w:rsidR="00000000" w:rsidRPr="00000000">
        <w:rPr>
          <w:rtl w:val="0"/>
        </w:rPr>
        <w:t xml:space="preserve">Hóa đơn đã thanh toán</w:t>
      </w:r>
    </w:p>
    <w:p w:rsidR="00000000" w:rsidDel="00000000" w:rsidP="00000000" w:rsidRDefault="00000000" w:rsidRPr="00000000" w14:paraId="0000002B">
      <w:pPr>
        <w:numPr>
          <w:ilvl w:val="0"/>
          <w:numId w:val="12"/>
        </w:numPr>
        <w:spacing w:after="0" w:afterAutospacing="0" w:before="0" w:beforeAutospacing="0" w:lineRule="auto"/>
        <w:ind w:left="720" w:hanging="360"/>
        <w:jc w:val="left"/>
      </w:pPr>
      <w:r w:rsidDel="00000000" w:rsidR="00000000" w:rsidRPr="00000000">
        <w:rPr>
          <w:rtl w:val="0"/>
        </w:rPr>
        <w:t xml:space="preserve">Hóa đơn đang mở</w:t>
      </w:r>
    </w:p>
    <w:p w:rsidR="00000000" w:rsidDel="00000000" w:rsidP="00000000" w:rsidRDefault="00000000" w:rsidRPr="00000000" w14:paraId="0000002C">
      <w:pPr>
        <w:numPr>
          <w:ilvl w:val="0"/>
          <w:numId w:val="12"/>
        </w:numPr>
        <w:spacing w:after="0" w:afterAutospacing="0" w:before="0" w:beforeAutospacing="0" w:lineRule="auto"/>
        <w:ind w:left="720" w:hanging="360"/>
        <w:jc w:val="left"/>
      </w:pPr>
      <w:r w:rsidDel="00000000" w:rsidR="00000000" w:rsidRPr="00000000">
        <w:rPr>
          <w:rtl w:val="0"/>
        </w:rPr>
        <w:t xml:space="preserve">Hóa đơn quá hạn</w:t>
      </w:r>
    </w:p>
    <w:p w:rsidR="00000000" w:rsidDel="00000000" w:rsidP="00000000" w:rsidRDefault="00000000" w:rsidRPr="00000000" w14:paraId="0000002D">
      <w:pPr>
        <w:numPr>
          <w:ilvl w:val="0"/>
          <w:numId w:val="12"/>
        </w:numPr>
        <w:spacing w:after="240" w:before="0" w:beforeAutospacing="0" w:lineRule="auto"/>
        <w:ind w:left="720" w:hanging="360"/>
        <w:jc w:val="left"/>
      </w:pPr>
      <w:r w:rsidDel="00000000" w:rsidR="00000000" w:rsidRPr="00000000">
        <w:rPr>
          <w:rtl w:val="0"/>
        </w:rPr>
        <w:t xml:space="preserve">Hóa đơn chưa phát hành</w:t>
      </w:r>
    </w:p>
    <w:p w:rsidR="00000000" w:rsidDel="00000000" w:rsidP="00000000" w:rsidRDefault="00000000" w:rsidRPr="00000000" w14:paraId="0000002E">
      <w:pPr>
        <w:pStyle w:val="Heading3"/>
        <w:keepNext w:val="0"/>
        <w:keepLines w:val="0"/>
        <w:rPr>
          <w:sz w:val="26"/>
          <w:szCs w:val="26"/>
        </w:rPr>
      </w:pPr>
      <w:bookmarkStart w:colFirst="0" w:colLast="0" w:name="_myamaeotq4se" w:id="11"/>
      <w:bookmarkEnd w:id="11"/>
      <w:r w:rsidDel="00000000" w:rsidR="00000000" w:rsidRPr="00000000">
        <w:rPr>
          <w:sz w:val="26"/>
          <w:szCs w:val="26"/>
          <w:rtl w:val="0"/>
        </w:rPr>
        <w:t xml:space="preserve">Output insight</w:t>
      </w:r>
    </w:p>
    <w:p w:rsidR="00000000" w:rsidDel="00000000" w:rsidP="00000000" w:rsidRDefault="00000000" w:rsidRPr="00000000" w14:paraId="0000002F">
      <w:pPr>
        <w:spacing w:after="240" w:before="240" w:lineRule="auto"/>
        <w:rPr/>
      </w:pPr>
      <w:r w:rsidDel="00000000" w:rsidR="00000000" w:rsidRPr="00000000">
        <w:rPr>
          <w:rtl w:val="0"/>
        </w:rPr>
        <w:t xml:space="preserve">Ví dụ:</w:t>
      </w:r>
    </w:p>
    <w:p w:rsidR="00000000" w:rsidDel="00000000" w:rsidP="00000000" w:rsidRDefault="00000000" w:rsidRPr="00000000" w14:paraId="00000030">
      <w:pPr>
        <w:rPr/>
      </w:pPr>
      <w:r w:rsidDel="00000000" w:rsidR="00000000" w:rsidRPr="00000000">
        <w:rPr>
          <w:rtl w:val="0"/>
        </w:rPr>
        <w:t xml:space="preserve">Open invoices hiện tại là 635M.</w:t>
      </w:r>
    </w:p>
    <w:p w:rsidR="00000000" w:rsidDel="00000000" w:rsidP="00000000" w:rsidRDefault="00000000" w:rsidRPr="00000000" w14:paraId="00000031">
      <w:pPr>
        <w:rPr/>
      </w:pPr>
      <w:r w:rsidDel="00000000" w:rsidR="00000000" w:rsidRPr="00000000">
        <w:rPr>
          <w:rtl w:val="0"/>
        </w:rPr>
        <w:t xml:space="preserve">Nếu thu được khoản này trước tháng áp lực dòng tiền, funding gap có thể giảm đáng kể.</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rPr>
          <w:sz w:val="26"/>
          <w:szCs w:val="26"/>
        </w:rPr>
      </w:pPr>
      <w:bookmarkStart w:colFirst="0" w:colLast="0" w:name="_rp4ygfqyygcr" w:id="12"/>
      <w:bookmarkEnd w:id="12"/>
      <w:r w:rsidDel="00000000" w:rsidR="00000000" w:rsidRPr="00000000">
        <w:rPr>
          <w:sz w:val="26"/>
          <w:szCs w:val="26"/>
          <w:rtl w:val="0"/>
        </w:rPr>
        <w:t xml:space="preserve">Ý nghĩa nghiệp vụ</w:t>
      </w:r>
    </w:p>
    <w:p w:rsidR="00000000" w:rsidDel="00000000" w:rsidP="00000000" w:rsidRDefault="00000000" w:rsidRPr="00000000" w14:paraId="00000034">
      <w:pPr>
        <w:spacing w:after="240" w:before="240" w:lineRule="auto"/>
        <w:rPr/>
      </w:pPr>
      <w:r w:rsidDel="00000000" w:rsidR="00000000" w:rsidRPr="00000000">
        <w:rPr>
          <w:rtl w:val="0"/>
        </w:rPr>
        <w:t xml:space="preserve">Không phải cứ có hóa đơn là có tiền.</w:t>
      </w:r>
    </w:p>
    <w:p w:rsidR="00000000" w:rsidDel="00000000" w:rsidP="00000000" w:rsidRDefault="00000000" w:rsidRPr="00000000" w14:paraId="00000035">
      <w:pPr>
        <w:spacing w:after="240" w:before="240" w:lineRule="auto"/>
        <w:rPr/>
      </w:pPr>
      <w:r w:rsidDel="00000000" w:rsidR="00000000" w:rsidRPr="00000000">
        <w:rPr>
          <w:rtl w:val="0"/>
        </w:rPr>
        <w:t xml:space="preserve">Finance Agent phải phân biệt rõ:</w:t>
      </w:r>
    </w:p>
    <w:p w:rsidR="00000000" w:rsidDel="00000000" w:rsidP="00000000" w:rsidRDefault="00000000" w:rsidRPr="00000000" w14:paraId="00000036">
      <w:pPr>
        <w:rPr/>
      </w:pPr>
      <w:r w:rsidDel="00000000" w:rsidR="00000000" w:rsidRPr="00000000">
        <w:rPr>
          <w:rtl w:val="0"/>
        </w:rPr>
        <w:t xml:space="preserve">Open invoice = khách hàng còn nợ</w:t>
      </w:r>
    </w:p>
    <w:p w:rsidR="00000000" w:rsidDel="00000000" w:rsidP="00000000" w:rsidRDefault="00000000" w:rsidRPr="00000000" w14:paraId="00000037">
      <w:pPr>
        <w:rPr/>
      </w:pPr>
      <w:r w:rsidDel="00000000" w:rsidR="00000000" w:rsidRPr="00000000">
        <w:rPr>
          <w:rtl w:val="0"/>
        </w:rPr>
        <w:t xml:space="preserve">Confirmed cash = tiền đã thật sự vào tài khoản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rPr>
          <w:sz w:val="34"/>
          <w:szCs w:val="34"/>
        </w:rPr>
      </w:pPr>
      <w:bookmarkStart w:colFirst="0" w:colLast="0" w:name="_if316og7ocdv" w:id="13"/>
      <w:bookmarkEnd w:id="13"/>
      <w:r w:rsidDel="00000000" w:rsidR="00000000" w:rsidRPr="00000000">
        <w:rPr>
          <w:sz w:val="34"/>
          <w:szCs w:val="34"/>
          <w:rtl w:val="0"/>
        </w:rPr>
        <w:t xml:space="preserve">2.3. Bank Reconciliation Insight — Insight đối chiếu ngân hàng</w:t>
      </w:r>
    </w:p>
    <w:p w:rsidR="00000000" w:rsidDel="00000000" w:rsidP="00000000" w:rsidRDefault="00000000" w:rsidRPr="00000000" w14:paraId="0000003B">
      <w:pPr>
        <w:pStyle w:val="Heading3"/>
        <w:keepNext w:val="0"/>
        <w:keepLines w:val="0"/>
        <w:rPr>
          <w:sz w:val="26"/>
          <w:szCs w:val="26"/>
        </w:rPr>
      </w:pPr>
      <w:bookmarkStart w:colFirst="0" w:colLast="0" w:name="_dcx3vazhadl1" w:id="14"/>
      <w:bookmarkEnd w:id="14"/>
      <w:r w:rsidDel="00000000" w:rsidR="00000000" w:rsidRPr="00000000">
        <w:rPr>
          <w:sz w:val="26"/>
          <w:szCs w:val="26"/>
          <w:rtl w:val="0"/>
        </w:rPr>
        <w:t xml:space="preserve">Câu hỏi cần trả lời</w:t>
      </w:r>
    </w:p>
    <w:p w:rsidR="00000000" w:rsidDel="00000000" w:rsidP="00000000" w:rsidRDefault="00000000" w:rsidRPr="00000000" w14:paraId="0000003C">
      <w:pPr>
        <w:spacing w:after="240" w:before="240" w:lineRule="auto"/>
        <w:rPr/>
      </w:pPr>
      <w:r w:rsidDel="00000000" w:rsidR="00000000" w:rsidRPr="00000000">
        <w:rPr>
          <w:rtl w:val="0"/>
        </w:rPr>
        <w:t xml:space="preserve">Tiền đã thật sự vào tài khoản hay chưa?</w:t>
      </w:r>
    </w:p>
    <w:p w:rsidR="00000000" w:rsidDel="00000000" w:rsidP="00000000" w:rsidRDefault="00000000" w:rsidRPr="00000000" w14:paraId="0000003D">
      <w:pPr>
        <w:pStyle w:val="Heading3"/>
        <w:keepNext w:val="0"/>
        <w:keepLines w:val="0"/>
        <w:rPr>
          <w:sz w:val="26"/>
          <w:szCs w:val="26"/>
        </w:rPr>
      </w:pPr>
      <w:bookmarkStart w:colFirst="0" w:colLast="0" w:name="_sgrudcl1w9mj" w:id="15"/>
      <w:bookmarkEnd w:id="15"/>
      <w:r w:rsidDel="00000000" w:rsidR="00000000" w:rsidRPr="00000000">
        <w:rPr>
          <w:sz w:val="26"/>
          <w:szCs w:val="26"/>
          <w:rtl w:val="0"/>
        </w:rPr>
        <w:t xml:space="preserve">Agent phân tích gì?</w:t>
      </w:r>
    </w:p>
    <w:p w:rsidR="00000000" w:rsidDel="00000000" w:rsidP="00000000" w:rsidRDefault="00000000" w:rsidRPr="00000000" w14:paraId="0000003E">
      <w:pPr>
        <w:spacing w:after="240" w:before="240" w:lineRule="auto"/>
        <w:rPr/>
      </w:pPr>
      <w:r w:rsidDel="00000000" w:rsidR="00000000" w:rsidRPr="00000000">
        <w:rPr>
          <w:rtl w:val="0"/>
        </w:rPr>
        <w:t xml:space="preserve">Agent đối chiếu:</w:t>
      </w:r>
    </w:p>
    <w:p w:rsidR="00000000" w:rsidDel="00000000" w:rsidP="00000000" w:rsidRDefault="00000000" w:rsidRPr="00000000" w14:paraId="0000003F">
      <w:pPr>
        <w:numPr>
          <w:ilvl w:val="0"/>
          <w:numId w:val="6"/>
        </w:numPr>
        <w:spacing w:after="0" w:afterAutospacing="0" w:before="240" w:lineRule="auto"/>
        <w:ind w:left="720" w:hanging="360"/>
        <w:jc w:val="left"/>
      </w:pPr>
      <w:r w:rsidDel="00000000" w:rsidR="00000000" w:rsidRPr="00000000">
        <w:rPr>
          <w:rFonts w:ascii="Roboto Mono" w:cs="Roboto Mono" w:eastAsia="Roboto Mono" w:hAnsi="Roboto Mono"/>
          <w:color w:val="188038"/>
          <w:rtl w:val="0"/>
        </w:rPr>
        <w:t xml:space="preserve">07_INVOICES</w:t>
      </w:r>
    </w:p>
    <w:p w:rsidR="00000000" w:rsidDel="00000000" w:rsidP="00000000" w:rsidRDefault="00000000" w:rsidRPr="00000000" w14:paraId="00000040">
      <w:pPr>
        <w:numPr>
          <w:ilvl w:val="0"/>
          <w:numId w:val="6"/>
        </w:numPr>
        <w:spacing w:after="240" w:before="0" w:beforeAutospacing="0" w:lineRule="auto"/>
        <w:ind w:left="720" w:hanging="360"/>
        <w:jc w:val="left"/>
      </w:pPr>
      <w:r w:rsidDel="00000000" w:rsidR="00000000" w:rsidRPr="00000000">
        <w:rPr>
          <w:rFonts w:ascii="Roboto Mono" w:cs="Roboto Mono" w:eastAsia="Roboto Mono" w:hAnsi="Roboto Mono"/>
          <w:color w:val="188038"/>
          <w:rtl w:val="0"/>
        </w:rPr>
        <w:t xml:space="preserve">08_BANK_TXN</w:t>
      </w:r>
    </w:p>
    <w:p w:rsidR="00000000" w:rsidDel="00000000" w:rsidP="00000000" w:rsidRDefault="00000000" w:rsidRPr="00000000" w14:paraId="00000041">
      <w:pPr>
        <w:spacing w:after="240" w:before="240" w:lineRule="auto"/>
        <w:rPr/>
      </w:pPr>
      <w:r w:rsidDel="00000000" w:rsidR="00000000" w:rsidRPr="00000000">
        <w:rPr>
          <w:rtl w:val="0"/>
        </w:rPr>
        <w:t xml:space="preserve">Để kiểm tra:</w:t>
      </w:r>
    </w:p>
    <w:p w:rsidR="00000000" w:rsidDel="00000000" w:rsidP="00000000" w:rsidRDefault="00000000" w:rsidRPr="00000000" w14:paraId="00000042">
      <w:pPr>
        <w:numPr>
          <w:ilvl w:val="0"/>
          <w:numId w:val="2"/>
        </w:numPr>
        <w:spacing w:after="0" w:afterAutospacing="0" w:before="240" w:lineRule="auto"/>
        <w:ind w:left="720" w:hanging="360"/>
        <w:jc w:val="left"/>
      </w:pPr>
      <w:r w:rsidDel="00000000" w:rsidR="00000000" w:rsidRPr="00000000">
        <w:rPr>
          <w:rtl w:val="0"/>
        </w:rPr>
        <w:t xml:space="preserve">Hóa đơn nào đã có giao dịch ngân hàng khớp</w:t>
      </w:r>
    </w:p>
    <w:p w:rsidR="00000000" w:rsidDel="00000000" w:rsidP="00000000" w:rsidRDefault="00000000" w:rsidRPr="00000000" w14:paraId="00000043">
      <w:pPr>
        <w:numPr>
          <w:ilvl w:val="0"/>
          <w:numId w:val="2"/>
        </w:numPr>
        <w:spacing w:after="0" w:afterAutospacing="0" w:before="0" w:beforeAutospacing="0" w:lineRule="auto"/>
        <w:ind w:left="720" w:hanging="360"/>
        <w:jc w:val="left"/>
      </w:pPr>
      <w:r w:rsidDel="00000000" w:rsidR="00000000" w:rsidRPr="00000000">
        <w:rPr>
          <w:rtl w:val="0"/>
        </w:rPr>
        <w:t xml:space="preserve">Hóa đơn nào ghi là paid nhưng chưa thấy tiền về</w:t>
      </w:r>
    </w:p>
    <w:p w:rsidR="00000000" w:rsidDel="00000000" w:rsidP="00000000" w:rsidRDefault="00000000" w:rsidRPr="00000000" w14:paraId="00000044">
      <w:pPr>
        <w:numPr>
          <w:ilvl w:val="0"/>
          <w:numId w:val="2"/>
        </w:numPr>
        <w:spacing w:after="0" w:afterAutospacing="0" w:before="0" w:beforeAutospacing="0" w:lineRule="auto"/>
        <w:ind w:left="720" w:hanging="360"/>
        <w:jc w:val="left"/>
      </w:pPr>
      <w:r w:rsidDel="00000000" w:rsidR="00000000" w:rsidRPr="00000000">
        <w:rPr>
          <w:rtl w:val="0"/>
        </w:rPr>
        <w:t xml:space="preserve">Giao dịch nào chưa khớp với hóa đơn</w:t>
      </w:r>
    </w:p>
    <w:p w:rsidR="00000000" w:rsidDel="00000000" w:rsidP="00000000" w:rsidRDefault="00000000" w:rsidRPr="00000000" w14:paraId="00000045">
      <w:pPr>
        <w:numPr>
          <w:ilvl w:val="0"/>
          <w:numId w:val="2"/>
        </w:numPr>
        <w:spacing w:after="240" w:before="0" w:beforeAutospacing="0" w:lineRule="auto"/>
        <w:ind w:left="720" w:hanging="360"/>
        <w:jc w:val="left"/>
      </w:pPr>
      <w:r w:rsidDel="00000000" w:rsidR="00000000" w:rsidRPr="00000000">
        <w:rPr>
          <w:rtl w:val="0"/>
        </w:rPr>
        <w:t xml:space="preserve">Giao dịch nào có rủi ro cao</w:t>
      </w:r>
    </w:p>
    <w:p w:rsidR="00000000" w:rsidDel="00000000" w:rsidP="00000000" w:rsidRDefault="00000000" w:rsidRPr="00000000" w14:paraId="00000046">
      <w:pPr>
        <w:pStyle w:val="Heading3"/>
        <w:keepNext w:val="0"/>
        <w:keepLines w:val="0"/>
        <w:rPr>
          <w:sz w:val="26"/>
          <w:szCs w:val="26"/>
        </w:rPr>
      </w:pPr>
      <w:bookmarkStart w:colFirst="0" w:colLast="0" w:name="_bp4fggiz48fc" w:id="16"/>
      <w:bookmarkEnd w:id="16"/>
      <w:r w:rsidDel="00000000" w:rsidR="00000000" w:rsidRPr="00000000">
        <w:rPr>
          <w:sz w:val="26"/>
          <w:szCs w:val="26"/>
          <w:rtl w:val="0"/>
        </w:rPr>
        <w:t xml:space="preserve">Output insight</w:t>
      </w:r>
    </w:p>
    <w:p w:rsidR="00000000" w:rsidDel="00000000" w:rsidP="00000000" w:rsidRDefault="00000000" w:rsidRPr="00000000" w14:paraId="00000047">
      <w:pPr>
        <w:spacing w:after="240" w:before="240" w:lineRule="auto"/>
        <w:rPr/>
      </w:pPr>
      <w:r w:rsidDel="00000000" w:rsidR="00000000" w:rsidRPr="00000000">
        <w:rPr>
          <w:rtl w:val="0"/>
        </w:rPr>
        <w:t xml:space="preserve">Ví dụ:</w:t>
      </w:r>
    </w:p>
    <w:p w:rsidR="00000000" w:rsidDel="00000000" w:rsidP="00000000" w:rsidRDefault="00000000" w:rsidRPr="00000000" w14:paraId="00000048">
      <w:pPr>
        <w:rPr/>
      </w:pPr>
      <w:r w:rsidDel="00000000" w:rsidR="00000000" w:rsidRPr="00000000">
        <w:rPr>
          <w:rtl w:val="0"/>
        </w:rPr>
        <w:t xml:space="preserve">INV-002, INV-003, INV-004 vẫn là open invoices.</w:t>
      </w:r>
    </w:p>
    <w:p w:rsidR="00000000" w:rsidDel="00000000" w:rsidP="00000000" w:rsidRDefault="00000000" w:rsidRPr="00000000" w14:paraId="00000049">
      <w:pPr>
        <w:rPr/>
      </w:pPr>
      <w:r w:rsidDel="00000000" w:rsidR="00000000" w:rsidRPr="00000000">
        <w:rPr>
          <w:rtl w:val="0"/>
        </w:rPr>
        <w:t xml:space="preserve">Chưa được xem là tiền mặt cho đến khi có bank transaction xác nhận.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rPr>
          <w:sz w:val="26"/>
          <w:szCs w:val="26"/>
        </w:rPr>
      </w:pPr>
      <w:bookmarkStart w:colFirst="0" w:colLast="0" w:name="_s0bgagsy4o13" w:id="17"/>
      <w:bookmarkEnd w:id="17"/>
      <w:r w:rsidDel="00000000" w:rsidR="00000000" w:rsidRPr="00000000">
        <w:rPr>
          <w:sz w:val="26"/>
          <w:szCs w:val="26"/>
          <w:rtl w:val="0"/>
        </w:rPr>
        <w:t xml:space="preserve">Ý nghĩa nghiệp vụ</w:t>
      </w:r>
    </w:p>
    <w:p w:rsidR="00000000" w:rsidDel="00000000" w:rsidP="00000000" w:rsidRDefault="00000000" w:rsidRPr="00000000" w14:paraId="0000004C">
      <w:pPr>
        <w:spacing w:after="240" w:before="240" w:lineRule="auto"/>
        <w:rPr/>
      </w:pPr>
      <w:r w:rsidDel="00000000" w:rsidR="00000000" w:rsidRPr="00000000">
        <w:rPr>
          <w:rtl w:val="0"/>
        </w:rPr>
        <w:t xml:space="preserve">Insight này giúp tránh nhầm lẫn giữa:</w:t>
      </w:r>
    </w:p>
    <w:p w:rsidR="00000000" w:rsidDel="00000000" w:rsidP="00000000" w:rsidRDefault="00000000" w:rsidRPr="00000000" w14:paraId="0000004D">
      <w:pPr>
        <w:rPr/>
      </w:pPr>
      <w:r w:rsidDel="00000000" w:rsidR="00000000" w:rsidRPr="00000000">
        <w:rPr>
          <w:rtl w:val="0"/>
        </w:rPr>
        <w:t xml:space="preserve">Doanh thu dự kiến</w:t>
      </w:r>
    </w:p>
    <w:p w:rsidR="00000000" w:rsidDel="00000000" w:rsidP="00000000" w:rsidRDefault="00000000" w:rsidRPr="00000000" w14:paraId="0000004E">
      <w:pPr>
        <w:rPr/>
      </w:pPr>
      <w:r w:rsidDel="00000000" w:rsidR="00000000" w:rsidRPr="00000000">
        <w:rPr>
          <w:rtl w:val="0"/>
        </w:rPr>
        <w:t xml:space="preserve">Công nợ phải thu</w:t>
      </w:r>
    </w:p>
    <w:p w:rsidR="00000000" w:rsidDel="00000000" w:rsidP="00000000" w:rsidRDefault="00000000" w:rsidRPr="00000000" w14:paraId="0000004F">
      <w:pPr>
        <w:rPr/>
      </w:pPr>
      <w:r w:rsidDel="00000000" w:rsidR="00000000" w:rsidRPr="00000000">
        <w:rPr>
          <w:rtl w:val="0"/>
        </w:rPr>
        <w:t xml:space="preserve">Tiền thật trong tài khoản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rPr>
          <w:sz w:val="34"/>
          <w:szCs w:val="34"/>
        </w:rPr>
      </w:pPr>
      <w:bookmarkStart w:colFirst="0" w:colLast="0" w:name="_guexwboz6lgj" w:id="18"/>
      <w:bookmarkEnd w:id="18"/>
      <w:r w:rsidDel="00000000" w:rsidR="00000000" w:rsidRPr="00000000">
        <w:rPr>
          <w:sz w:val="34"/>
          <w:szCs w:val="34"/>
          <w:rtl w:val="0"/>
        </w:rPr>
        <w:t xml:space="preserve">2.4. Invoice Issuance Insight — Insight về hóa đơn chưa phát hành</w:t>
      </w:r>
    </w:p>
    <w:p w:rsidR="00000000" w:rsidDel="00000000" w:rsidP="00000000" w:rsidRDefault="00000000" w:rsidRPr="00000000" w14:paraId="00000053">
      <w:pPr>
        <w:pStyle w:val="Heading3"/>
        <w:keepNext w:val="0"/>
        <w:keepLines w:val="0"/>
        <w:rPr>
          <w:sz w:val="26"/>
          <w:szCs w:val="26"/>
        </w:rPr>
      </w:pPr>
      <w:bookmarkStart w:colFirst="0" w:colLast="0" w:name="_6wquz3tv6t97" w:id="19"/>
      <w:bookmarkEnd w:id="19"/>
      <w:r w:rsidDel="00000000" w:rsidR="00000000" w:rsidRPr="00000000">
        <w:rPr>
          <w:sz w:val="26"/>
          <w:szCs w:val="26"/>
          <w:rtl w:val="0"/>
        </w:rPr>
        <w:t xml:space="preserve">Câu hỏi cần trả lời</w:t>
      </w:r>
    </w:p>
    <w:p w:rsidR="00000000" w:rsidDel="00000000" w:rsidP="00000000" w:rsidRDefault="00000000" w:rsidRPr="00000000" w14:paraId="00000054">
      <w:pPr>
        <w:spacing w:after="240" w:before="240" w:lineRule="auto"/>
        <w:rPr/>
      </w:pPr>
      <w:r w:rsidDel="00000000" w:rsidR="00000000" w:rsidRPr="00000000">
        <w:rPr>
          <w:rtl w:val="0"/>
        </w:rPr>
        <w:t xml:space="preserve">Có đơn hàng nào có thể phát hành hóa đơn để tạo nguồn thu tương lai không?</w:t>
      </w:r>
    </w:p>
    <w:p w:rsidR="00000000" w:rsidDel="00000000" w:rsidP="00000000" w:rsidRDefault="00000000" w:rsidRPr="00000000" w14:paraId="00000055">
      <w:pPr>
        <w:pStyle w:val="Heading3"/>
        <w:keepNext w:val="0"/>
        <w:keepLines w:val="0"/>
        <w:rPr>
          <w:sz w:val="26"/>
          <w:szCs w:val="26"/>
        </w:rPr>
      </w:pPr>
      <w:bookmarkStart w:colFirst="0" w:colLast="0" w:name="_e7pzwfzc67bt" w:id="20"/>
      <w:bookmarkEnd w:id="20"/>
      <w:r w:rsidDel="00000000" w:rsidR="00000000" w:rsidRPr="00000000">
        <w:rPr>
          <w:sz w:val="26"/>
          <w:szCs w:val="26"/>
          <w:rtl w:val="0"/>
        </w:rPr>
        <w:t xml:space="preserve">Agent phân tích gì?</w:t>
      </w:r>
    </w:p>
    <w:p w:rsidR="00000000" w:rsidDel="00000000" w:rsidP="00000000" w:rsidRDefault="00000000" w:rsidRPr="00000000" w14:paraId="00000056">
      <w:pPr>
        <w:spacing w:after="240" w:before="240" w:lineRule="auto"/>
        <w:rPr/>
      </w:pPr>
      <w:r w:rsidDel="00000000" w:rsidR="00000000" w:rsidRPr="00000000">
        <w:rPr>
          <w:rtl w:val="0"/>
        </w:rPr>
        <w:t xml:space="preserve">Agent tìm các invoice có status:</w:t>
      </w:r>
    </w:p>
    <w:p w:rsidR="00000000" w:rsidDel="00000000" w:rsidP="00000000" w:rsidRDefault="00000000" w:rsidRPr="00000000" w14:paraId="00000057">
      <w:pPr>
        <w:rPr/>
      </w:pPr>
      <w:r w:rsidDel="00000000" w:rsidR="00000000" w:rsidRPr="00000000">
        <w:rPr>
          <w:rtl w:val="0"/>
        </w:rPr>
        <w:t xml:space="preserve">Not issued</w:t>
      </w:r>
    </w:p>
    <w:p w:rsidR="00000000" w:rsidDel="00000000" w:rsidP="00000000" w:rsidRDefault="00000000" w:rsidRPr="00000000" w14:paraId="00000058">
      <w:pPr>
        <w:spacing w:after="240" w:before="240" w:lineRule="auto"/>
        <w:rPr/>
      </w:pPr>
      <w:r w:rsidDel="00000000" w:rsidR="00000000" w:rsidRPr="00000000">
        <w:rPr>
          <w:rtl w:val="0"/>
        </w:rPr>
        <w:t xml:space="preserve">Sau đó kiểm tra:</w:t>
      </w:r>
    </w:p>
    <w:p w:rsidR="00000000" w:rsidDel="00000000" w:rsidP="00000000" w:rsidRDefault="00000000" w:rsidRPr="00000000" w14:paraId="00000059">
      <w:pPr>
        <w:numPr>
          <w:ilvl w:val="0"/>
          <w:numId w:val="5"/>
        </w:numPr>
        <w:spacing w:after="0" w:afterAutospacing="0" w:before="240" w:lineRule="auto"/>
        <w:ind w:left="720" w:hanging="360"/>
        <w:jc w:val="left"/>
      </w:pPr>
      <w:r w:rsidDel="00000000" w:rsidR="00000000" w:rsidRPr="00000000">
        <w:rPr>
          <w:rtl w:val="0"/>
        </w:rPr>
        <w:t xml:space="preserve">Đơn hàng đã hoàn thành chưa</w:t>
      </w:r>
    </w:p>
    <w:p w:rsidR="00000000" w:rsidDel="00000000" w:rsidP="00000000" w:rsidRDefault="00000000" w:rsidRPr="00000000" w14:paraId="0000005A">
      <w:pPr>
        <w:numPr>
          <w:ilvl w:val="0"/>
          <w:numId w:val="5"/>
        </w:numPr>
        <w:spacing w:after="0" w:afterAutospacing="0" w:before="0" w:beforeAutospacing="0" w:lineRule="auto"/>
        <w:ind w:left="720" w:hanging="360"/>
        <w:jc w:val="left"/>
      </w:pPr>
      <w:r w:rsidDel="00000000" w:rsidR="00000000" w:rsidRPr="00000000">
        <w:rPr>
          <w:rtl w:val="0"/>
        </w:rPr>
        <w:t xml:space="preserve">Có đủ điều kiện nghiệm thu chưa</w:t>
      </w:r>
    </w:p>
    <w:p w:rsidR="00000000" w:rsidDel="00000000" w:rsidP="00000000" w:rsidRDefault="00000000" w:rsidRPr="00000000" w14:paraId="0000005B">
      <w:pPr>
        <w:numPr>
          <w:ilvl w:val="0"/>
          <w:numId w:val="5"/>
        </w:numPr>
        <w:spacing w:after="0" w:afterAutospacing="0" w:before="0" w:beforeAutospacing="0" w:lineRule="auto"/>
        <w:ind w:left="720" w:hanging="360"/>
        <w:jc w:val="left"/>
      </w:pPr>
      <w:r w:rsidDel="00000000" w:rsidR="00000000" w:rsidRPr="00000000">
        <w:rPr>
          <w:rtl w:val="0"/>
        </w:rPr>
        <w:t xml:space="preserve">Có đủ dữ liệu giao hàng/bàn giao chưa</w:t>
      </w:r>
    </w:p>
    <w:p w:rsidR="00000000" w:rsidDel="00000000" w:rsidP="00000000" w:rsidRDefault="00000000" w:rsidRPr="00000000" w14:paraId="0000005C">
      <w:pPr>
        <w:numPr>
          <w:ilvl w:val="0"/>
          <w:numId w:val="5"/>
        </w:numPr>
        <w:spacing w:after="240" w:before="0" w:beforeAutospacing="0" w:lineRule="auto"/>
        <w:ind w:left="720" w:hanging="360"/>
        <w:jc w:val="left"/>
      </w:pPr>
      <w:r w:rsidDel="00000000" w:rsidR="00000000" w:rsidRPr="00000000">
        <w:rPr>
          <w:rtl w:val="0"/>
        </w:rPr>
        <w:t xml:space="preserve">Hợp đồng có payment terms rõ không</w:t>
      </w:r>
    </w:p>
    <w:p w:rsidR="00000000" w:rsidDel="00000000" w:rsidP="00000000" w:rsidRDefault="00000000" w:rsidRPr="00000000" w14:paraId="0000005D">
      <w:pPr>
        <w:pStyle w:val="Heading3"/>
        <w:keepNext w:val="0"/>
        <w:keepLines w:val="0"/>
        <w:rPr>
          <w:sz w:val="26"/>
          <w:szCs w:val="26"/>
        </w:rPr>
      </w:pPr>
      <w:bookmarkStart w:colFirst="0" w:colLast="0" w:name="_wqj033hpzsyz" w:id="21"/>
      <w:bookmarkEnd w:id="21"/>
      <w:r w:rsidDel="00000000" w:rsidR="00000000" w:rsidRPr="00000000">
        <w:rPr>
          <w:sz w:val="26"/>
          <w:szCs w:val="26"/>
          <w:rtl w:val="0"/>
        </w:rPr>
        <w:t xml:space="preserve">Output insight</w:t>
      </w:r>
    </w:p>
    <w:p w:rsidR="00000000" w:rsidDel="00000000" w:rsidP="00000000" w:rsidRDefault="00000000" w:rsidRPr="00000000" w14:paraId="0000005E">
      <w:pPr>
        <w:spacing w:after="240" w:before="240" w:lineRule="auto"/>
        <w:rPr/>
      </w:pPr>
      <w:r w:rsidDel="00000000" w:rsidR="00000000" w:rsidRPr="00000000">
        <w:rPr>
          <w:rtl w:val="0"/>
        </w:rPr>
        <w:t xml:space="preserve">Ví dụ:</w:t>
      </w:r>
    </w:p>
    <w:p w:rsidR="00000000" w:rsidDel="00000000" w:rsidP="00000000" w:rsidRDefault="00000000" w:rsidRPr="00000000" w14:paraId="0000005F">
      <w:pPr>
        <w:rPr/>
      </w:pPr>
      <w:r w:rsidDel="00000000" w:rsidR="00000000" w:rsidRPr="00000000">
        <w:rPr>
          <w:rtl w:val="0"/>
        </w:rPr>
        <w:t xml:space="preserve">Not-issued invoices có tổng giá trị 2.76B.</w:t>
      </w:r>
    </w:p>
    <w:p w:rsidR="00000000" w:rsidDel="00000000" w:rsidP="00000000" w:rsidRDefault="00000000" w:rsidRPr="00000000" w14:paraId="00000060">
      <w:pPr>
        <w:rPr/>
      </w:pPr>
      <w:r w:rsidDel="00000000" w:rsidR="00000000" w:rsidRPr="00000000">
        <w:rPr>
          <w:rtl w:val="0"/>
        </w:rPr>
        <w:t xml:space="preserve">Đây là nguồn thu tiềm năng, nhưng chưa được xem là tiền chắc chắn.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rPr>
          <w:sz w:val="26"/>
          <w:szCs w:val="26"/>
        </w:rPr>
      </w:pPr>
      <w:bookmarkStart w:colFirst="0" w:colLast="0" w:name="_gg8n62o6ap3z" w:id="22"/>
      <w:bookmarkEnd w:id="22"/>
      <w:r w:rsidDel="00000000" w:rsidR="00000000" w:rsidRPr="00000000">
        <w:rPr>
          <w:sz w:val="26"/>
          <w:szCs w:val="26"/>
          <w:rtl w:val="0"/>
        </w:rPr>
        <w:t xml:space="preserve">Ý nghĩa nghiệp vụ</w:t>
      </w:r>
    </w:p>
    <w:p w:rsidR="00000000" w:rsidDel="00000000" w:rsidP="00000000" w:rsidRDefault="00000000" w:rsidRPr="00000000" w14:paraId="00000063">
      <w:pPr>
        <w:spacing w:after="240" w:before="240" w:lineRule="auto"/>
        <w:rPr/>
      </w:pPr>
      <w:r w:rsidDel="00000000" w:rsidR="00000000" w:rsidRPr="00000000">
        <w:rPr>
          <w:rtl w:val="0"/>
        </w:rPr>
        <w:t xml:space="preserve">Nhóm này giúp OPC biết:</w:t>
      </w:r>
    </w:p>
    <w:p w:rsidR="00000000" w:rsidDel="00000000" w:rsidP="00000000" w:rsidRDefault="00000000" w:rsidRPr="00000000" w14:paraId="00000064">
      <w:pPr>
        <w:numPr>
          <w:ilvl w:val="0"/>
          <w:numId w:val="9"/>
        </w:numPr>
        <w:spacing w:after="0" w:afterAutospacing="0" w:before="240" w:lineRule="auto"/>
        <w:ind w:left="720" w:hanging="360"/>
        <w:jc w:val="left"/>
      </w:pPr>
      <w:r w:rsidDel="00000000" w:rsidR="00000000" w:rsidRPr="00000000">
        <w:rPr>
          <w:rtl w:val="0"/>
        </w:rPr>
        <w:t xml:space="preserve">Có thể phát hành thêm hóa đơn nào</w:t>
      </w:r>
    </w:p>
    <w:p w:rsidR="00000000" w:rsidDel="00000000" w:rsidP="00000000" w:rsidRDefault="00000000" w:rsidRPr="00000000" w14:paraId="00000065">
      <w:pPr>
        <w:numPr>
          <w:ilvl w:val="0"/>
          <w:numId w:val="9"/>
        </w:numPr>
        <w:spacing w:after="0" w:afterAutospacing="0" w:before="0" w:beforeAutospacing="0" w:lineRule="auto"/>
        <w:ind w:left="720" w:hanging="360"/>
        <w:jc w:val="left"/>
      </w:pPr>
      <w:r w:rsidDel="00000000" w:rsidR="00000000" w:rsidRPr="00000000">
        <w:rPr>
          <w:rtl w:val="0"/>
        </w:rPr>
        <w:t xml:space="preserve">Hóa đơn nào đang bị chặn vì thiếu bằng chứng giao hàng/nghiệm thu</w:t>
      </w:r>
    </w:p>
    <w:p w:rsidR="00000000" w:rsidDel="00000000" w:rsidP="00000000" w:rsidRDefault="00000000" w:rsidRPr="00000000" w14:paraId="00000066">
      <w:pPr>
        <w:numPr>
          <w:ilvl w:val="0"/>
          <w:numId w:val="9"/>
        </w:numPr>
        <w:spacing w:after="240" w:before="0" w:beforeAutospacing="0" w:lineRule="auto"/>
        <w:ind w:left="720" w:hanging="360"/>
        <w:jc w:val="left"/>
      </w:pPr>
      <w:r w:rsidDel="00000000" w:rsidR="00000000" w:rsidRPr="00000000">
        <w:rPr>
          <w:rtl w:val="0"/>
        </w:rPr>
        <w:t xml:space="preserve">Khoản nào chỉ là upside scenario, chưa phải base case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rPr>
          <w:sz w:val="34"/>
          <w:szCs w:val="34"/>
        </w:rPr>
      </w:pPr>
      <w:bookmarkStart w:colFirst="0" w:colLast="0" w:name="_iux1g34hb244" w:id="23"/>
      <w:bookmarkEnd w:id="23"/>
      <w:r w:rsidDel="00000000" w:rsidR="00000000" w:rsidRPr="00000000">
        <w:rPr>
          <w:sz w:val="34"/>
          <w:szCs w:val="34"/>
          <w:rtl w:val="0"/>
        </w:rPr>
        <w:t xml:space="preserve">2.5. Margin Insight — Insight về biên lợi nhuận</w:t>
      </w:r>
    </w:p>
    <w:p w:rsidR="00000000" w:rsidDel="00000000" w:rsidP="00000000" w:rsidRDefault="00000000" w:rsidRPr="00000000" w14:paraId="00000069">
      <w:pPr>
        <w:pStyle w:val="Heading3"/>
        <w:keepNext w:val="0"/>
        <w:keepLines w:val="0"/>
        <w:rPr>
          <w:sz w:val="26"/>
          <w:szCs w:val="26"/>
        </w:rPr>
      </w:pPr>
      <w:bookmarkStart w:colFirst="0" w:colLast="0" w:name="_w5z9xbgrfw70" w:id="24"/>
      <w:bookmarkEnd w:id="24"/>
      <w:r w:rsidDel="00000000" w:rsidR="00000000" w:rsidRPr="00000000">
        <w:rPr>
          <w:sz w:val="26"/>
          <w:szCs w:val="26"/>
          <w:rtl w:val="0"/>
        </w:rPr>
        <w:t xml:space="preserve">Câu hỏi cần trả lời</w:t>
      </w:r>
    </w:p>
    <w:p w:rsidR="00000000" w:rsidDel="00000000" w:rsidP="00000000" w:rsidRDefault="00000000" w:rsidRPr="00000000" w14:paraId="0000006A">
      <w:pPr>
        <w:spacing w:after="240" w:before="240" w:lineRule="auto"/>
        <w:rPr/>
      </w:pPr>
      <w:r w:rsidDel="00000000" w:rsidR="00000000" w:rsidRPr="00000000">
        <w:rPr>
          <w:rtl w:val="0"/>
        </w:rPr>
        <w:t xml:space="preserve">Các đơn hàng/hợp đồng có đang sinh lời đủ tốt không?</w:t>
      </w:r>
    </w:p>
    <w:p w:rsidR="00000000" w:rsidDel="00000000" w:rsidP="00000000" w:rsidRDefault="00000000" w:rsidRPr="00000000" w14:paraId="0000006B">
      <w:pPr>
        <w:pStyle w:val="Heading3"/>
        <w:keepNext w:val="0"/>
        <w:keepLines w:val="0"/>
        <w:rPr>
          <w:sz w:val="26"/>
          <w:szCs w:val="26"/>
        </w:rPr>
      </w:pPr>
      <w:bookmarkStart w:colFirst="0" w:colLast="0" w:name="_4zpsj0t1xm28" w:id="25"/>
      <w:bookmarkEnd w:id="25"/>
      <w:r w:rsidDel="00000000" w:rsidR="00000000" w:rsidRPr="00000000">
        <w:rPr>
          <w:sz w:val="26"/>
          <w:szCs w:val="26"/>
          <w:rtl w:val="0"/>
        </w:rPr>
        <w:t xml:space="preserve">Agent phân tích gì?</w:t>
      </w:r>
    </w:p>
    <w:p w:rsidR="00000000" w:rsidDel="00000000" w:rsidP="00000000" w:rsidRDefault="00000000" w:rsidRPr="00000000" w14:paraId="0000006C">
      <w:pPr>
        <w:spacing w:after="240" w:before="240" w:lineRule="auto"/>
        <w:rPr/>
      </w:pPr>
      <w:r w:rsidDel="00000000" w:rsidR="00000000" w:rsidRPr="00000000">
        <w:rPr>
          <w:rtl w:val="0"/>
        </w:rPr>
        <w:t xml:space="preserve">Agent tính:</w:t>
      </w:r>
    </w:p>
    <w:p w:rsidR="00000000" w:rsidDel="00000000" w:rsidP="00000000" w:rsidRDefault="00000000" w:rsidRPr="00000000" w14:paraId="0000006D">
      <w:pPr>
        <w:rPr/>
      </w:pPr>
      <w:r w:rsidDel="00000000" w:rsidR="00000000" w:rsidRPr="00000000">
        <w:rPr>
          <w:rtl w:val="0"/>
        </w:rPr>
        <w:t xml:space="preserve">margin_amount = order_revenue - estimated_cost</w:t>
      </w:r>
    </w:p>
    <w:p w:rsidR="00000000" w:rsidDel="00000000" w:rsidP="00000000" w:rsidRDefault="00000000" w:rsidRPr="00000000" w14:paraId="0000006E">
      <w:pPr>
        <w:rPr/>
      </w:pPr>
      <w:r w:rsidDel="00000000" w:rsidR="00000000" w:rsidRPr="00000000">
        <w:rPr>
          <w:rtl w:val="0"/>
        </w:rPr>
        <w:t xml:space="preserve">margin_pct = margin_amount / order_revenue</w:t>
      </w:r>
    </w:p>
    <w:p w:rsidR="00000000" w:rsidDel="00000000" w:rsidP="00000000" w:rsidRDefault="00000000" w:rsidRPr="00000000" w14:paraId="0000006F">
      <w:pPr>
        <w:rPr>
          <w:ins w:author="Tiến Đạt" w:id="0" w:date="2026-07-03T15:02:48Z"/>
          <w:rPrChange w:author="Tiến Đạt" w:id="1" w:date="2026-07-03T15:02:48Z">
            <w:rPr/>
          </w:rPrChange>
        </w:rPr>
      </w:pPr>
      <w:ins w:author="Tiến Đạt" w:id="0" w:date="2026-07-03T15:02:48Z">
        <w:r w:rsidDel="00000000" w:rsidR="00000000" w:rsidRPr="00000000">
          <w:rPr>
            <w:b w:val="1"/>
            <w:bCs w:val="1"/>
            <w:rtl w:val="0"/>
            <w:rPrChange w:author="Tiến Đạt" w:id="1" w:date="2026-07-03T15:02:48Z">
              <w:rPr/>
            </w:rPrChange>
          </w:rPr>
          <w:t xml:space="preserve">Cấp độ Hợp đồng (Contract/Portfolio):</w:t>
        </w:r>
        <w:r w:rsidDel="00000000" w:rsidR="00000000" w:rsidRPr="00000000">
          <w:rPr>
            <w:rtl w:val="0"/>
            <w:rPrChange w:author="Tiến Đạt" w:id="1" w:date="2026-07-03T15:02:48Z">
              <w:rPr/>
            </w:rPrChange>
          </w:rPr>
          <w:t xml:space="preserve"> Một hợp đồng có thể gồm nhiều đơn hàng (order) gom lại. Nếu Agent không gộp các đơn hàng này theo từng hợp đồng, người quản lý sẽ không đánh giá được toàn bộ thỏa thuận đó có thực sự sinh lời tốt hay không (vì có thể có đơn lời nhiều bù cho đơn lời ít trong cùng một hợp đồng).</w:t>
        </w:r>
      </w:ins>
    </w:p>
    <w:p w:rsidR="00000000" w:rsidDel="00000000" w:rsidP="00000000" w:rsidRDefault="00000000" w:rsidRPr="00000000" w14:paraId="00000070">
      <w:pPr>
        <w:rPr>
          <w:ins w:author="Tiến Đạt" w:id="0" w:date="2026-07-03T15:02:48Z"/>
          <w:rPrChange w:author="Tiến Đạt" w:id="1" w:date="2026-07-03T15:02:48Z">
            <w:rPr/>
          </w:rPrChange>
        </w:rPr>
      </w:pPr>
      <w:ins w:author="Tiến Đạt" w:id="0" w:date="2026-07-03T15:02:48Z">
        <w:r w:rsidDel="00000000" w:rsidR="00000000" w:rsidRPr="00000000">
          <w:rPr>
            <w:b w:val="1"/>
            <w:bCs w:val="1"/>
            <w:rtl w:val="0"/>
            <w:rPrChange w:author="Tiến Đạt" w:id="1" w:date="2026-07-03T15:02:48Z">
              <w:rPr/>
            </w:rPrChange>
          </w:rPr>
          <w:t xml:space="preserve">Cấp độ Toàn bộ (Tổng thể):</w:t>
        </w:r>
        <w:r w:rsidDel="00000000" w:rsidR="00000000" w:rsidRPr="00000000">
          <w:rPr>
            <w:rtl w:val="0"/>
            <w:rPrChange w:author="Tiến Đạt" w:id="1" w:date="2026-07-03T15:02:48Z">
              <w:rPr/>
            </w:rPrChange>
          </w:rPr>
          <w:t xml:space="preserve"> Chưa có góc nhìn bức tranh lớn để xem tổng biên lợi nhuận của tất cả các danh mục đang chạy đạt bao nhiêu so với Target Margin mục tiêu (ví dụ như con số </w:t>
        </w:r>
        <w:r w:rsidDel="00000000" w:rsidR="00000000" w:rsidRPr="00000000">
          <w:rPr>
            <w:rFonts w:ascii="Roboto Mono" w:cs="Roboto Mono" w:eastAsia="Roboto Mono" w:hAnsi="Roboto Mono"/>
            <w:color w:val="188038"/>
            <w:rtl w:val="0"/>
            <w:rPrChange w:author="Tiến Đạt" w:id="1" w:date="2026-07-03T15:02:48Z">
              <w:rPr/>
            </w:rPrChange>
          </w:rPr>
          <w:t xml:space="preserve">Target margin = 28%</w:t>
        </w:r>
        <w:r w:rsidDel="00000000" w:rsidR="00000000" w:rsidRPr="00000000">
          <w:rPr>
            <w:rtl w:val="0"/>
            <w:rPrChange w:author="Tiến Đạt" w:id="1" w:date="2026-07-03T15:02:48Z">
              <w:rPr/>
            </w:rPrChange>
          </w:rPr>
          <w:t xml:space="preserve"> ở phần Output insight).</w:t>
        </w:r>
      </w:ins>
    </w:p>
    <w:p w:rsidR="00000000" w:rsidDel="00000000" w:rsidP="00000000" w:rsidRDefault="00000000" w:rsidRPr="00000000" w14:paraId="00000071">
      <w:pPr>
        <w:rPr/>
      </w:pPr>
      <w:ins w:author="Tiến Đạt" w:id="0" w:date="2026-07-03T15:02:48Z">
        <w:r w:rsidDel="00000000" w:rsidR="00000000" w:rsidRPr="00000000">
          <w:rPr>
            <w:rtl w:val="0"/>
            <w:rPrChange w:author="Tiến Đạt" w:id="1" w:date="2026-07-03T15:02:48Z">
              <w:rPr/>
            </w:rPrChange>
          </w:rPr>
          <w:t xml:space="preserve">( đề xuất, nếu có thể thì làm )</w:t>
        </w:r>
      </w:ins>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Sau đó so với target margin nếu có bảng </w:t>
      </w:r>
      <w:r w:rsidDel="00000000" w:rsidR="00000000" w:rsidRPr="00000000">
        <w:rPr>
          <w:rFonts w:ascii="Roboto Mono" w:cs="Roboto Mono" w:eastAsia="Roboto Mono" w:hAnsi="Roboto Mono"/>
          <w:color w:val="188038"/>
          <w:rtl w:val="0"/>
        </w:rPr>
        <w:t xml:space="preserve">02_OPC_PROFILE</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05_SERVICES</w:t>
      </w:r>
      <w:r w:rsidDel="00000000" w:rsidR="00000000" w:rsidRPr="00000000">
        <w:rPr>
          <w:rtl w:val="0"/>
        </w:rPr>
        <w:t xml:space="preserve">.</w:t>
      </w:r>
    </w:p>
    <w:p w:rsidR="00000000" w:rsidDel="00000000" w:rsidP="00000000" w:rsidRDefault="00000000" w:rsidRPr="00000000" w14:paraId="00000073">
      <w:pPr>
        <w:pStyle w:val="Heading3"/>
        <w:keepNext w:val="0"/>
        <w:keepLines w:val="0"/>
        <w:rPr>
          <w:sz w:val="26"/>
          <w:szCs w:val="26"/>
        </w:rPr>
      </w:pPr>
      <w:bookmarkStart w:colFirst="0" w:colLast="0" w:name="_au3taswfnpey" w:id="26"/>
      <w:bookmarkEnd w:id="26"/>
      <w:r w:rsidDel="00000000" w:rsidR="00000000" w:rsidRPr="00000000">
        <w:rPr>
          <w:sz w:val="26"/>
          <w:szCs w:val="26"/>
          <w:rtl w:val="0"/>
        </w:rPr>
        <w:t xml:space="preserve">Output insight</w:t>
      </w:r>
    </w:p>
    <w:p w:rsidR="00000000" w:rsidDel="00000000" w:rsidP="00000000" w:rsidRDefault="00000000" w:rsidRPr="00000000" w14:paraId="00000074">
      <w:pPr>
        <w:spacing w:after="240" w:before="240" w:lineRule="auto"/>
        <w:rPr/>
      </w:pPr>
      <w:r w:rsidDel="00000000" w:rsidR="00000000" w:rsidRPr="00000000">
        <w:rPr>
          <w:rtl w:val="0"/>
        </w:rPr>
        <w:t xml:space="preserve">Ví dụ:</w:t>
      </w:r>
    </w:p>
    <w:p w:rsidR="00000000" w:rsidDel="00000000" w:rsidP="00000000" w:rsidRDefault="00000000" w:rsidRPr="00000000" w14:paraId="00000075">
      <w:pPr>
        <w:rPr/>
      </w:pPr>
      <w:r w:rsidDel="00000000" w:rsidR="00000000" w:rsidRPr="00000000">
        <w:rPr>
          <w:rtl w:val="0"/>
        </w:rPr>
        <w:t xml:space="preserve">Portfolio revenue = 5.405B</w:t>
      </w:r>
    </w:p>
    <w:p w:rsidR="00000000" w:rsidDel="00000000" w:rsidP="00000000" w:rsidRDefault="00000000" w:rsidRPr="00000000" w14:paraId="00000076">
      <w:pPr>
        <w:rPr/>
      </w:pPr>
      <w:r w:rsidDel="00000000" w:rsidR="00000000" w:rsidRPr="00000000">
        <w:rPr>
          <w:rtl w:val="0"/>
        </w:rPr>
        <w:t xml:space="preserve">Portfolio margin amount = 1.493B</w:t>
      </w:r>
    </w:p>
    <w:p w:rsidR="00000000" w:rsidDel="00000000" w:rsidP="00000000" w:rsidRDefault="00000000" w:rsidRPr="00000000" w14:paraId="00000077">
      <w:pPr>
        <w:rPr/>
      </w:pPr>
      <w:r w:rsidDel="00000000" w:rsidR="00000000" w:rsidRPr="00000000">
        <w:rPr>
          <w:rtl w:val="0"/>
        </w:rPr>
        <w:t xml:space="preserve">Portfolio margin pct = 27.6%</w:t>
      </w:r>
    </w:p>
    <w:p w:rsidR="00000000" w:rsidDel="00000000" w:rsidP="00000000" w:rsidRDefault="00000000" w:rsidRPr="00000000" w14:paraId="00000078">
      <w:pPr>
        <w:rPr/>
      </w:pPr>
      <w:r w:rsidDel="00000000" w:rsidR="00000000" w:rsidRPr="00000000">
        <w:rPr>
          <w:rtl w:val="0"/>
        </w:rPr>
        <w:t xml:space="preserve">Target margin = 28%</w:t>
      </w:r>
    </w:p>
    <w:p w:rsidR="00000000" w:rsidDel="00000000" w:rsidP="00000000" w:rsidRDefault="00000000" w:rsidRPr="00000000" w14:paraId="00000079">
      <w:pPr>
        <w:rPr/>
      </w:pPr>
      <w:r w:rsidDel="00000000" w:rsidR="00000000" w:rsidRPr="00000000">
        <w:rPr>
          <w:rtl w:val="0"/>
        </w:rPr>
        <w:t xml:space="preserve">Margin gap = -0.4 percentage point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rPr>
          <w:sz w:val="26"/>
          <w:szCs w:val="26"/>
        </w:rPr>
      </w:pPr>
      <w:bookmarkStart w:colFirst="0" w:colLast="0" w:name="_gzd9cxo9afwo" w:id="27"/>
      <w:bookmarkEnd w:id="27"/>
      <w:r w:rsidDel="00000000" w:rsidR="00000000" w:rsidRPr="00000000">
        <w:rPr>
          <w:sz w:val="26"/>
          <w:szCs w:val="26"/>
          <w:rtl w:val="0"/>
        </w:rPr>
        <w:t xml:space="preserve">Ý nghĩa nghiệp vụ</w:t>
      </w:r>
    </w:p>
    <w:p w:rsidR="00000000" w:rsidDel="00000000" w:rsidP="00000000" w:rsidRDefault="00000000" w:rsidRPr="00000000" w14:paraId="0000007C">
      <w:pPr>
        <w:spacing w:after="240" w:before="240" w:lineRule="auto"/>
        <w:rPr/>
      </w:pPr>
      <w:r w:rsidDel="00000000" w:rsidR="00000000" w:rsidRPr="00000000">
        <w:rPr>
          <w:rtl w:val="0"/>
        </w:rPr>
        <w:t xml:space="preserve">OPC không chỉ thiếu tiền vì dòng tiền lệch thời điểm.</w:t>
      </w:r>
    </w:p>
    <w:p w:rsidR="00000000" w:rsidDel="00000000" w:rsidP="00000000" w:rsidRDefault="00000000" w:rsidRPr="00000000" w14:paraId="0000007D">
      <w:pPr>
        <w:spacing w:after="240" w:before="240" w:lineRule="auto"/>
        <w:rPr/>
      </w:pPr>
      <w:r w:rsidDel="00000000" w:rsidR="00000000" w:rsidRPr="00000000">
        <w:rPr>
          <w:rtl w:val="0"/>
        </w:rPr>
        <w:t xml:space="preserve">OPC cũng có thể bị áp lực tài chính vì:</w:t>
      </w:r>
    </w:p>
    <w:p w:rsidR="00000000" w:rsidDel="00000000" w:rsidP="00000000" w:rsidRDefault="00000000" w:rsidRPr="00000000" w14:paraId="0000007E">
      <w:pPr>
        <w:numPr>
          <w:ilvl w:val="0"/>
          <w:numId w:val="13"/>
        </w:numPr>
        <w:spacing w:after="0" w:afterAutospacing="0" w:before="240" w:lineRule="auto"/>
        <w:ind w:left="720" w:hanging="360"/>
        <w:jc w:val="left"/>
      </w:pPr>
      <w:r w:rsidDel="00000000" w:rsidR="00000000" w:rsidRPr="00000000">
        <w:rPr>
          <w:rtl w:val="0"/>
        </w:rPr>
        <w:t xml:space="preserve">Nhận đơn hàng lớn</w:t>
      </w:r>
    </w:p>
    <w:p w:rsidR="00000000" w:rsidDel="00000000" w:rsidP="00000000" w:rsidRDefault="00000000" w:rsidRPr="00000000" w14:paraId="0000007F">
      <w:pPr>
        <w:numPr>
          <w:ilvl w:val="0"/>
          <w:numId w:val="13"/>
        </w:numPr>
        <w:spacing w:after="0" w:afterAutospacing="0" w:before="0" w:beforeAutospacing="0" w:lineRule="auto"/>
        <w:ind w:left="720" w:hanging="360"/>
        <w:jc w:val="left"/>
      </w:pPr>
      <w:r w:rsidDel="00000000" w:rsidR="00000000" w:rsidRPr="00000000">
        <w:rPr>
          <w:rtl w:val="0"/>
        </w:rPr>
        <w:t xml:space="preserve">Biên lợi nhuận thấp</w:t>
      </w:r>
    </w:p>
    <w:p w:rsidR="00000000" w:rsidDel="00000000" w:rsidP="00000000" w:rsidRDefault="00000000" w:rsidRPr="00000000" w14:paraId="00000080">
      <w:pPr>
        <w:numPr>
          <w:ilvl w:val="0"/>
          <w:numId w:val="13"/>
        </w:numPr>
        <w:spacing w:after="0" w:afterAutospacing="0" w:before="0" w:beforeAutospacing="0" w:lineRule="auto"/>
        <w:ind w:left="720" w:hanging="360"/>
        <w:jc w:val="left"/>
      </w:pPr>
      <w:r w:rsidDel="00000000" w:rsidR="00000000" w:rsidRPr="00000000">
        <w:rPr>
          <w:rtl w:val="0"/>
        </w:rPr>
        <w:t xml:space="preserve">Chi phí thực hiện cao</w:t>
      </w:r>
    </w:p>
    <w:p w:rsidR="00000000" w:rsidDel="00000000" w:rsidP="00000000" w:rsidRDefault="00000000" w:rsidRPr="00000000" w14:paraId="00000081">
      <w:pPr>
        <w:numPr>
          <w:ilvl w:val="0"/>
          <w:numId w:val="13"/>
        </w:numPr>
        <w:spacing w:after="240" w:before="0" w:beforeAutospacing="0" w:lineRule="auto"/>
        <w:ind w:left="720" w:hanging="360"/>
        <w:jc w:val="left"/>
      </w:pPr>
      <w:r w:rsidDel="00000000" w:rsidR="00000000" w:rsidRPr="00000000">
        <w:rPr>
          <w:rtl w:val="0"/>
        </w:rPr>
        <w:t xml:space="preserve">Dòng tiền bị kéo căng trong giai đoạn mở rộng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rPr>
          <w:sz w:val="34"/>
          <w:szCs w:val="34"/>
        </w:rPr>
      </w:pPr>
      <w:bookmarkStart w:colFirst="0" w:colLast="0" w:name="_5u2p2dob51qe" w:id="28"/>
      <w:bookmarkEnd w:id="28"/>
      <w:r w:rsidDel="00000000" w:rsidR="00000000" w:rsidRPr="00000000">
        <w:rPr>
          <w:sz w:val="34"/>
          <w:szCs w:val="34"/>
          <w:rtl w:val="0"/>
        </w:rPr>
        <w:t xml:space="preserve">2.6. Funding Need Insight — Insight nhu cầu vốn</w:t>
      </w:r>
    </w:p>
    <w:p w:rsidR="00000000" w:rsidDel="00000000" w:rsidP="00000000" w:rsidRDefault="00000000" w:rsidRPr="00000000" w14:paraId="00000084">
      <w:pPr>
        <w:pStyle w:val="Heading3"/>
        <w:keepNext w:val="0"/>
        <w:keepLines w:val="0"/>
        <w:rPr>
          <w:sz w:val="26"/>
          <w:szCs w:val="26"/>
        </w:rPr>
      </w:pPr>
      <w:bookmarkStart w:colFirst="0" w:colLast="0" w:name="_vmlqtt2nwq5a" w:id="29"/>
      <w:bookmarkEnd w:id="29"/>
      <w:r w:rsidDel="00000000" w:rsidR="00000000" w:rsidRPr="00000000">
        <w:rPr>
          <w:sz w:val="26"/>
          <w:szCs w:val="26"/>
          <w:rtl w:val="0"/>
        </w:rPr>
        <w:t xml:space="preserve">Câu hỏi cần trả lời</w:t>
      </w:r>
    </w:p>
    <w:p w:rsidR="00000000" w:rsidDel="00000000" w:rsidP="00000000" w:rsidRDefault="00000000" w:rsidRPr="00000000" w14:paraId="00000085">
      <w:pPr>
        <w:spacing w:after="240" w:before="240" w:lineRule="auto"/>
        <w:rPr/>
      </w:pPr>
      <w:r w:rsidDel="00000000" w:rsidR="00000000" w:rsidRPr="00000000">
        <w:rPr>
          <w:rtl w:val="0"/>
        </w:rPr>
        <w:t xml:space="preserve">OPC cần bao nhiêu vốn hỗ trợ?</w:t>
      </w:r>
    </w:p>
    <w:p w:rsidR="00000000" w:rsidDel="00000000" w:rsidP="00000000" w:rsidRDefault="00000000" w:rsidRPr="00000000" w14:paraId="00000086">
      <w:pPr>
        <w:pStyle w:val="Heading3"/>
        <w:keepNext w:val="0"/>
        <w:keepLines w:val="0"/>
        <w:rPr>
          <w:sz w:val="26"/>
          <w:szCs w:val="26"/>
        </w:rPr>
      </w:pPr>
      <w:bookmarkStart w:colFirst="0" w:colLast="0" w:name="_xyittw7than0" w:id="30"/>
      <w:bookmarkEnd w:id="30"/>
      <w:r w:rsidDel="00000000" w:rsidR="00000000" w:rsidRPr="00000000">
        <w:rPr>
          <w:sz w:val="26"/>
          <w:szCs w:val="26"/>
          <w:rtl w:val="0"/>
        </w:rPr>
        <w:t xml:space="preserve">Agent phân tích gì?</w:t>
      </w:r>
    </w:p>
    <w:p w:rsidR="00000000" w:rsidDel="00000000" w:rsidP="00000000" w:rsidRDefault="00000000" w:rsidRPr="00000000" w14:paraId="00000087">
      <w:pPr>
        <w:spacing w:after="240" w:before="240" w:lineRule="auto"/>
        <w:rPr/>
      </w:pPr>
      <w:r w:rsidDel="00000000" w:rsidR="00000000" w:rsidRPr="00000000">
        <w:rPr>
          <w:rtl w:val="0"/>
        </w:rPr>
        <w:t xml:space="preserve">Agent tạo nhiều kịch bản:</w:t>
      </w:r>
    </w:p>
    <w:tbl>
      <w:tblPr>
        <w:tblStyle w:val="Table1"/>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5225"/>
        <w:tblGridChange w:id="0">
          <w:tblGrid>
            <w:gridCol w:w="309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Base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Chỉ dùng cashflow gốc, chưa giả định thu thêm tiền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Confirmed Cash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Chỉ tính các giao dịch ngân hàng đã hoàn tất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Open AR Collection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Giả định thu được một phần/toàn bộ công nợ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Invoice Issuance Upside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Giả định phát hành được hóa đơn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CPI Stress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Kịch bản mở rộng nếu có dữ liệu CPI</w:t>
            </w:r>
          </w:p>
        </w:tc>
      </w:tr>
    </w:tbl>
    <w:p w:rsidR="00000000" w:rsidDel="00000000" w:rsidP="00000000" w:rsidRDefault="00000000" w:rsidRPr="00000000" w14:paraId="00000094">
      <w:pPr>
        <w:pStyle w:val="Heading3"/>
        <w:keepNext w:val="0"/>
        <w:keepLines w:val="0"/>
        <w:rPr>
          <w:sz w:val="26"/>
          <w:szCs w:val="26"/>
        </w:rPr>
      </w:pPr>
      <w:bookmarkStart w:colFirst="0" w:colLast="0" w:name="_lmj6jptcigsr" w:id="31"/>
      <w:bookmarkEnd w:id="31"/>
      <w:r w:rsidDel="00000000" w:rsidR="00000000" w:rsidRPr="00000000">
        <w:rPr>
          <w:sz w:val="26"/>
          <w:szCs w:val="26"/>
          <w:rtl w:val="0"/>
        </w:rPr>
        <w:t xml:space="preserve">Output insight</w:t>
      </w:r>
    </w:p>
    <w:p w:rsidR="00000000" w:rsidDel="00000000" w:rsidP="00000000" w:rsidRDefault="00000000" w:rsidRPr="00000000" w14:paraId="00000095">
      <w:pPr>
        <w:spacing w:after="240" w:before="240" w:lineRule="auto"/>
        <w:rPr/>
      </w:pPr>
      <w:r w:rsidDel="00000000" w:rsidR="00000000" w:rsidRPr="00000000">
        <w:rPr>
          <w:rtl w:val="0"/>
        </w:rPr>
        <w:t xml:space="preserve">Ví dụ:</w:t>
      </w:r>
    </w:p>
    <w:p w:rsidR="00000000" w:rsidDel="00000000" w:rsidP="00000000" w:rsidRDefault="00000000" w:rsidRPr="00000000" w14:paraId="00000096">
      <w:pPr>
        <w:rPr>
          <w:ins w:author="Tiến Đạt" w:id="2" w:date="2026-07-03T14:54:20Z"/>
          <w:rPrChange w:author="Tiến Đạt" w:id="3" w:date="2026-07-03T14:54:20Z">
            <w:rPr/>
          </w:rPrChange>
        </w:rPr>
      </w:pPr>
      <w:ins w:author="Tiến Đạt" w:id="2" w:date="2026-07-03T14:54:20Z">
        <w:r w:rsidDel="00000000" w:rsidR="00000000" w:rsidRPr="00000000">
          <w:rPr>
            <w:rtl w:val="0"/>
            <w:rPrChange w:author="Tiến Đạt" w:id="3" w:date="2026-07-03T14:54:20Z">
              <w:rPr/>
            </w:rPrChange>
          </w:rPr>
          <w:t xml:space="preserve">Finance Agent trước tiên tính funding gap gốc từ 09_CASHFLOW. </w:t>
        </w:r>
      </w:ins>
    </w:p>
    <w:p w:rsidR="00000000" w:rsidDel="00000000" w:rsidP="00000000" w:rsidRDefault="00000000" w:rsidRPr="00000000" w14:paraId="00000097">
      <w:pPr>
        <w:rPr>
          <w:ins w:author="Tiến Đạt" w:id="2" w:date="2026-07-03T14:54:20Z"/>
          <w:rPrChange w:author="Tiến Đạt" w:id="3" w:date="2026-07-03T14:54:20Z">
            <w:rPr/>
          </w:rPrChange>
        </w:rPr>
      </w:pPr>
      <w:ins w:author="Tiến Đạt" w:id="2" w:date="2026-07-03T14:54:20Z">
        <w:r w:rsidDel="00000000" w:rsidR="00000000" w:rsidRPr="00000000">
          <w:rPr>
            <w:rtl w:val="0"/>
            <w:rPrChange w:author="Tiến Đạt" w:id="3" w:date="2026-07-03T14:54:20Z">
              <w:rPr/>
            </w:rPrChange>
          </w:rPr>
          <w:t xml:space="preserve">Sau đó, Agent dùng kết quả đối chiếu 08_BANK_TXN để điều chỉnh lại gap này, tạo ra confirmed cash case. </w:t>
        </w:r>
      </w:ins>
    </w:p>
    <w:p w:rsidR="00000000" w:rsidDel="00000000" w:rsidP="00000000" w:rsidRDefault="00000000" w:rsidRPr="00000000" w14:paraId="00000098">
      <w:pPr>
        <w:rPr>
          <w:ins w:author="Tiến Đạt" w:id="2" w:date="2026-07-03T14:54:20Z"/>
          <w:rPrChange w:author="Tiến Đạt" w:id="3" w:date="2026-07-03T14:54:20Z">
            <w:rPr/>
          </w:rPrChange>
        </w:rPr>
      </w:pPr>
      <w:ins w:author="Tiến Đạt" w:id="2" w:date="2026-07-03T14:54:20Z">
        <w:r w:rsidDel="00000000" w:rsidR="00000000" w:rsidRPr="00000000">
          <w:rPr>
            <w:rtl w:val="0"/>
            <w:rPrChange w:author="Tiến Đạt" w:id="3" w:date="2026-07-03T14:54:20Z">
              <w:rPr/>
            </w:rPrChange>
          </w:rPr>
          <w:t xml:space="preserve">Tiếp theo, Agent dùng AR từ 07_INVOICES để lập kịch bản thu công nợ theo tháng và tính lại funding gap sau khi thu AR. </w:t>
        </w:r>
      </w:ins>
    </w:p>
    <w:p w:rsidR="00000000" w:rsidDel="00000000" w:rsidP="00000000" w:rsidRDefault="00000000" w:rsidRPr="00000000" w14:paraId="00000099">
      <w:pPr>
        <w:rPr>
          <w:ins w:author="Tiến Đạt" w:id="2" w:date="2026-07-03T14:54:20Z"/>
          <w:rPrChange w:author="Tiến Đạt" w:id="3" w:date="2026-07-03T14:54:20Z">
            <w:rPr/>
          </w:rPrChange>
        </w:rPr>
      </w:pPr>
      <w:ins w:author="Tiến Đạt" w:id="2" w:date="2026-07-03T14:54:20Z">
        <w:r w:rsidDel="00000000" w:rsidR="00000000" w:rsidRPr="00000000">
          <w:rPr>
            <w:rtl w:val="0"/>
            <w:rPrChange w:author="Tiến Đạt" w:id="3" w:date="2026-07-03T14:54:20Z">
              <w:rPr/>
            </w:rPrChange>
          </w:rPr>
          <w:t xml:space="preserve">Các invoice chưa phát hành được để riêng thành upside scenario, không được tính là tiền chắc chắn.</w:t>
        </w:r>
      </w:ins>
    </w:p>
    <w:p w:rsidR="00000000" w:rsidDel="00000000" w:rsidP="00000000" w:rsidRDefault="00000000" w:rsidRPr="00000000" w14:paraId="0000009A">
      <w:pPr>
        <w:rPr>
          <w:del w:author="Tiến Đạt" w:id="2" w:date="2026-07-03T14:54:20Z"/>
          <w:rPrChange w:author="Tiến Đạt" w:id="3" w:date="2026-07-03T14:54:20Z">
            <w:rPr/>
          </w:rPrChange>
        </w:rPr>
      </w:pPr>
      <w:del w:author="Tiến Đạt" w:id="2" w:date="2026-07-03T14:54:20Z">
        <w:r w:rsidDel="00000000" w:rsidR="00000000" w:rsidRPr="00000000">
          <w:rPr>
            <w:rtl w:val="0"/>
            <w:rPrChange w:author="Tiến Đạt" w:id="3" w:date="2026-07-03T14:54:20Z">
              <w:rPr/>
            </w:rPrChange>
          </w:rPr>
          <w:delText xml:space="preserve">Funding need before AR recovery: 710M</w:delText>
        </w:r>
      </w:del>
    </w:p>
    <w:p w:rsidR="00000000" w:rsidDel="00000000" w:rsidP="00000000" w:rsidRDefault="00000000" w:rsidRPr="00000000" w14:paraId="0000009B">
      <w:pPr>
        <w:rPr>
          <w:del w:author="Tiến Đạt" w:id="2" w:date="2026-07-03T14:54:20Z"/>
          <w:rPrChange w:author="Tiến Đạt" w:id="3" w:date="2026-07-03T14:54:20Z">
            <w:rPr/>
          </w:rPrChange>
        </w:rPr>
      </w:pPr>
      <w:del w:author="Tiến Đạt" w:id="2" w:date="2026-07-03T14:54:20Z">
        <w:r w:rsidDel="00000000" w:rsidR="00000000" w:rsidRPr="00000000">
          <w:rPr>
            <w:rtl w:val="0"/>
            <w:rPrChange w:author="Tiến Đạt" w:id="3" w:date="2026-07-03T14:54:20Z">
              <w:rPr/>
            </w:rPrChange>
          </w:rPr>
          <w:delText xml:space="preserve">Open invoices: 635M</w:delText>
        </w:r>
      </w:del>
    </w:p>
    <w:p w:rsidR="00000000" w:rsidDel="00000000" w:rsidP="00000000" w:rsidRDefault="00000000" w:rsidRPr="00000000" w14:paraId="0000009C">
      <w:pPr>
        <w:rPr/>
      </w:pPr>
      <w:del w:author="Tiến Đạt" w:id="2" w:date="2026-07-03T14:54:20Z">
        <w:r w:rsidDel="00000000" w:rsidR="00000000" w:rsidRPr="00000000">
          <w:rPr>
            <w:rtl w:val="0"/>
            <w:rPrChange w:author="Tiến Đạt" w:id="3" w:date="2026-07-03T14:54:20Z">
              <w:rPr/>
            </w:rPrChange>
          </w:rPr>
          <w:delText xml:space="preserve">Recommended facility capacity: 800M–950M</w:delText>
        </w:r>
      </w:del>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rPr>
          <w:sz w:val="26"/>
          <w:szCs w:val="26"/>
        </w:rPr>
      </w:pPr>
      <w:bookmarkStart w:colFirst="0" w:colLast="0" w:name="_5wxxw4gds0an" w:id="32"/>
      <w:bookmarkEnd w:id="32"/>
      <w:r w:rsidDel="00000000" w:rsidR="00000000" w:rsidRPr="00000000">
        <w:rPr>
          <w:sz w:val="26"/>
          <w:szCs w:val="26"/>
          <w:rtl w:val="0"/>
        </w:rPr>
        <w:t xml:space="preserve">Ý nghĩa nghiệp vụ</w:t>
      </w:r>
    </w:p>
    <w:p w:rsidR="00000000" w:rsidDel="00000000" w:rsidP="00000000" w:rsidRDefault="00000000" w:rsidRPr="00000000" w14:paraId="0000009F">
      <w:pPr>
        <w:spacing w:after="240" w:before="240" w:lineRule="auto"/>
        <w:rPr/>
      </w:pPr>
      <w:r w:rsidDel="00000000" w:rsidR="00000000" w:rsidRPr="00000000">
        <w:rPr>
          <w:rtl w:val="0"/>
        </w:rPr>
        <w:t xml:space="preserve">Finance Agent không nói ngay “vay 950M”.</w:t>
      </w:r>
    </w:p>
    <w:p w:rsidR="00000000" w:rsidDel="00000000" w:rsidP="00000000" w:rsidRDefault="00000000" w:rsidRPr="00000000" w14:paraId="000000A0">
      <w:pPr>
        <w:spacing w:after="240" w:before="240" w:lineRule="auto"/>
        <w:rPr/>
      </w:pPr>
      <w:r w:rsidDel="00000000" w:rsidR="00000000" w:rsidRPr="00000000">
        <w:rPr>
          <w:rtl w:val="0"/>
        </w:rPr>
        <w:t xml:space="preserve">Cách diễn giải đúng là:</w:t>
      </w:r>
    </w:p>
    <w:p w:rsidR="00000000" w:rsidDel="00000000" w:rsidP="00000000" w:rsidRDefault="00000000" w:rsidRPr="00000000" w14:paraId="000000A1">
      <w:pPr>
        <w:rPr/>
      </w:pPr>
      <w:r w:rsidDel="00000000" w:rsidR="00000000" w:rsidRPr="00000000">
        <w:rPr>
          <w:rtl w:val="0"/>
        </w:rPr>
        <w:t xml:space="preserve">OPC nên có hạn mức sẵn khoảng 800M–950M,</w:t>
      </w:r>
    </w:p>
    <w:p w:rsidR="00000000" w:rsidDel="00000000" w:rsidP="00000000" w:rsidRDefault="00000000" w:rsidRPr="00000000" w14:paraId="000000A2">
      <w:pPr>
        <w:rPr/>
      </w:pPr>
      <w:r w:rsidDel="00000000" w:rsidR="00000000" w:rsidRPr="00000000">
        <w:rPr>
          <w:rtl w:val="0"/>
        </w:rPr>
        <w:t xml:space="preserve">nhưng không nên rút toàn bộ nếu có thể thu được 635M công nợ trước.</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rPr>
          <w:sz w:val="46"/>
          <w:szCs w:val="46"/>
        </w:rPr>
      </w:pPr>
      <w:bookmarkStart w:colFirst="0" w:colLast="0" w:name="_kzqsmfr3mf9r" w:id="33"/>
      <w:bookmarkEnd w:id="33"/>
      <w:r w:rsidDel="00000000" w:rsidR="00000000" w:rsidRPr="00000000">
        <w:rPr>
          <w:sz w:val="46"/>
          <w:szCs w:val="46"/>
          <w:rtl w:val="0"/>
        </w:rPr>
        <w:t xml:space="preserve">3. Finance Agent làm những công việc nào?</w:t>
      </w:r>
    </w:p>
    <w:p w:rsidR="00000000" w:rsidDel="00000000" w:rsidP="00000000" w:rsidRDefault="00000000" w:rsidRPr="00000000" w14:paraId="000000A6">
      <w:pPr>
        <w:spacing w:after="240" w:before="240" w:lineRule="auto"/>
        <w:rPr/>
      </w:pPr>
      <w:r w:rsidDel="00000000" w:rsidR="00000000" w:rsidRPr="00000000">
        <w:rPr>
          <w:rtl w:val="0"/>
        </w:rPr>
        <w:t xml:space="preserve">Có thể hiểu Finance Agent làm theo chuỗi sau:</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110"/>
        <w:gridCol w:w="4910"/>
        <w:tblGridChange w:id="0">
          <w:tblGrid>
            <w:gridCol w:w="800"/>
            <w:gridCol w:w="31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Công việc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Mục tiêu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Load &amp; validate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Kiểm tra dữ liệu tài chính có đủ và hợp lệ không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Build contract-order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Hiểu hợp đồng nào sinh ra đơn hàng nào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Classify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Phân loại hóa đơn paid/open/overdue/not-issued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Reconcile bank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Xác nhận tiền đã thật sự vào/ra tài khoản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Calculate the liquidity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Tính thiếu hụt tiền mặt theo tháng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Build AR Collection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Lập kế hoạch thu công nợ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Build Invoice Issuance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Xác định hóa đơn có thể phát 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Analyze margin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Phân tích lợi nhuận đơn hàng/hợp đồng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Estimate funding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Tạo các kịch bản nhu cầu vốn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Generate a missing </w:t>
            </w:r>
          </w:p>
          <w:p w:rsidR="00000000" w:rsidDel="00000000" w:rsidP="00000000" w:rsidRDefault="00000000" w:rsidRPr="00000000" w14:paraId="000000C7">
            <w:pPr>
              <w:rPr/>
            </w:pPr>
            <w:r w:rsidDel="00000000" w:rsidR="00000000" w:rsidRPr="00000000">
              <w:rPr>
                <w:rtl w:val="0"/>
              </w:rPr>
              <w:t xml:space="preserve">data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Yêu cầu bổ sung dữ liệu thiếu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Handoff to Risk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Đóng gói Finance Feature Pack</w:t>
            </w:r>
          </w:p>
        </w:tc>
      </w:tr>
    </w:tbl>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rPr>
          <w:sz w:val="46"/>
          <w:szCs w:val="46"/>
        </w:rPr>
      </w:pPr>
      <w:bookmarkStart w:colFirst="0" w:colLast="0" w:name="_c93x7olkjcq9" w:id="34"/>
      <w:bookmarkEnd w:id="34"/>
      <w:r w:rsidDel="00000000" w:rsidR="00000000" w:rsidRPr="00000000">
        <w:rPr>
          <w:sz w:val="46"/>
          <w:szCs w:val="46"/>
          <w:rtl w:val="0"/>
        </w:rPr>
        <w:t xml:space="preserve">4. Cách sử dụng các bảng để thực hiện nhiệm vụ</w:t>
      </w:r>
    </w:p>
    <w:p w:rsidR="00000000" w:rsidDel="00000000" w:rsidP="00000000" w:rsidRDefault="00000000" w:rsidRPr="00000000" w14:paraId="000000CE">
      <w:pPr>
        <w:pStyle w:val="Heading2"/>
        <w:keepNext w:val="0"/>
        <w:keepLines w:val="0"/>
        <w:rPr>
          <w:sz w:val="34"/>
          <w:szCs w:val="34"/>
        </w:rPr>
      </w:pPr>
      <w:bookmarkStart w:colFirst="0" w:colLast="0" w:name="_1qcazz2mqqzo" w:id="35"/>
      <w:bookmarkEnd w:id="35"/>
      <w:r w:rsidDel="00000000" w:rsidR="00000000" w:rsidRPr="00000000">
        <w:rPr>
          <w:sz w:val="34"/>
          <w:szCs w:val="34"/>
          <w:rtl w:val="0"/>
        </w:rPr>
        <w:t xml:space="preserve">4.1. Nhóm bảng bắt buộc</w:t>
      </w:r>
    </w:p>
    <w:p w:rsidR="00000000" w:rsidDel="00000000" w:rsidP="00000000" w:rsidRDefault="00000000" w:rsidRPr="00000000" w14:paraId="000000CF">
      <w:pPr>
        <w:spacing w:after="240" w:before="240" w:lineRule="auto"/>
        <w:rPr/>
      </w:pPr>
      <w:r w:rsidDel="00000000" w:rsidR="00000000" w:rsidRPr="00000000">
        <w:rPr>
          <w:rtl w:val="0"/>
        </w:rPr>
        <w:t xml:space="preserve">Finance Agent cần tối thiểu 5 bảng:</w:t>
      </w:r>
    </w:p>
    <w:tbl>
      <w:tblPr>
        <w:tblStyle w:val="Table3"/>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6350"/>
        <w:tblGridChange w:id="0">
          <w:tblGrid>
            <w:gridCol w:w="164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Bảng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Vai trò chính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Roboto Mono" w:cs="Roboto Mono" w:eastAsia="Roboto Mono" w:hAnsi="Roboto Mono"/>
                <w:color w:val="188038"/>
                <w:rtl w:val="0"/>
              </w:rPr>
              <w:t xml:space="preserve">04_CONTRACTS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Biết hợp đồng, khách hàng, giá trị hợp đồng, payment terms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06_ORDERS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Biết đơn hàng, doanh thu, chi phí ước tính, trạng thái thực hiện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07_INVOICES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Biết hóa đơn, khoản phải thu, trạng thái thanh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08_BANK_TXN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Biết dòng tiền thực tế vào/ra ngân 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09_CASHFLOW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Biết dòng tiền dự kiến và mức dự trữ tiền tối thiểu</w:t>
            </w:r>
          </w:p>
        </w:tc>
      </w:tr>
    </w:tbl>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rPr>
          <w:sz w:val="34"/>
          <w:szCs w:val="34"/>
        </w:rPr>
      </w:pPr>
      <w:bookmarkStart w:colFirst="0" w:colLast="0" w:name="_iao4susil7lq" w:id="36"/>
      <w:bookmarkEnd w:id="36"/>
      <w:r w:rsidDel="00000000" w:rsidR="00000000" w:rsidRPr="00000000">
        <w:rPr>
          <w:sz w:val="34"/>
          <w:szCs w:val="34"/>
          <w:rtl w:val="0"/>
        </w:rPr>
        <w:t xml:space="preserve">4.2. Nhóm bảng bổ sung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8662889101483"/>
        <w:gridCol w:w="3392.7676797409677"/>
        <w:gridCol w:w="3659.8778423725075"/>
        <w:tblGridChange w:id="0">
          <w:tblGrid>
            <w:gridCol w:w="1972.8662889101483"/>
            <w:gridCol w:w="3392.7676797409677"/>
            <w:gridCol w:w="3659.877842372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Bảng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Khi nào dùng?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Tác dụng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02_OPC_PROFILE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Khi cần target margin hoặc reserve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So sánh margin thực tế với mục tiêu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03_CUSTOMERS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Khi cần đánh giá độ tin cậy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Ưu tiên thu công nợ theo customer reliability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05_SERVICES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Khi cần phân tích margin theo dịch vụ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So sánh margin từng service với 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External CPI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Chỉ dùng cho stress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Mô phỏng chi phí tăng do lạm phát</w:t>
            </w:r>
          </w:p>
        </w:tc>
      </w:tr>
    </w:tbl>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rPr>
          <w:sz w:val="34"/>
          <w:szCs w:val="34"/>
        </w:rPr>
      </w:pPr>
      <w:bookmarkStart w:colFirst="0" w:colLast="0" w:name="_xgi4nmdgg4gy" w:id="37"/>
      <w:bookmarkEnd w:id="37"/>
      <w:r w:rsidDel="00000000" w:rsidR="00000000" w:rsidRPr="00000000">
        <w:rPr>
          <w:sz w:val="34"/>
          <w:szCs w:val="34"/>
          <w:rtl w:val="0"/>
        </w:rPr>
        <w:t xml:space="preserve">4.3. Bảng không nên dùng trực tiếp trong Finance Agent</w:t>
      </w:r>
    </w:p>
    <w:tbl>
      <w:tblPr>
        <w:tblStyle w:val="Table5"/>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050"/>
        <w:tblGridChange w:id="0">
          <w:tblGrid>
            <w:gridCol w:w="2225"/>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Bảng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Lý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11_BANK_PRODUCTS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Thuộc Decision &amp; Partner Agent, không phải Finance Agent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12_API_CATALOG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Liên quan API/submission, không phải nghiệp vụ lõi 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10_CREDIT_PROFILE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Có thể tham chiếu, nhưng không phải input bắt buộc</w:t>
            </w:r>
          </w:p>
        </w:tc>
      </w:tr>
    </w:tbl>
    <w:p w:rsidR="00000000" w:rsidDel="00000000" w:rsidP="00000000" w:rsidRDefault="00000000" w:rsidRPr="00000000" w14:paraId="000000F7">
      <w:pPr>
        <w:spacing w:after="240" w:before="240" w:lineRule="auto"/>
        <w:rPr/>
      </w:pPr>
      <w:r w:rsidDel="00000000" w:rsidR="00000000" w:rsidRPr="00000000">
        <w:rPr>
          <w:rtl w:val="0"/>
        </w:rPr>
        <w:t xml:space="preserve">Finance Agent có thể nói:</w:t>
      </w:r>
    </w:p>
    <w:p w:rsidR="00000000" w:rsidDel="00000000" w:rsidP="00000000" w:rsidRDefault="00000000" w:rsidRPr="00000000" w14:paraId="000000F8">
      <w:pPr>
        <w:rPr/>
      </w:pPr>
      <w:r w:rsidDel="00000000" w:rsidR="00000000" w:rsidRPr="00000000">
        <w:rPr>
          <w:rtl w:val="0"/>
        </w:rPr>
        <w:t xml:space="preserve">OPC cần hạn mức tài chính khoảng 800M–950M.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Nhưng không nên nói:</w:t>
      </w:r>
    </w:p>
    <w:p w:rsidR="00000000" w:rsidDel="00000000" w:rsidP="00000000" w:rsidRDefault="00000000" w:rsidRPr="00000000" w14:paraId="000000FB">
      <w:pPr>
        <w:rPr/>
      </w:pPr>
      <w:r w:rsidDel="00000000" w:rsidR="00000000" w:rsidRPr="00000000">
        <w:rPr>
          <w:rtl w:val="0"/>
        </w:rPr>
        <w:t xml:space="preserve">Chọn VietinBank sản phẩm X.</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Vì chọn sản phẩm ngân hàng là việc của Decision &amp; Partner Agent.</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rPr>
          <w:sz w:val="46"/>
          <w:szCs w:val="46"/>
        </w:rPr>
      </w:pPr>
      <w:bookmarkStart w:colFirst="0" w:colLast="0" w:name="_kbxkoatc6w55" w:id="38"/>
      <w:bookmarkEnd w:id="38"/>
      <w:r w:rsidDel="00000000" w:rsidR="00000000" w:rsidRPr="00000000">
        <w:rPr>
          <w:sz w:val="46"/>
          <w:szCs w:val="46"/>
          <w:rtl w:val="0"/>
        </w:rPr>
        <w:t xml:space="preserve">5. Logic liên kết bảng</w:t>
      </w:r>
    </w:p>
    <w:p w:rsidR="00000000" w:rsidDel="00000000" w:rsidP="00000000" w:rsidRDefault="00000000" w:rsidRPr="00000000" w14:paraId="00000100">
      <w:pPr>
        <w:pStyle w:val="Heading2"/>
        <w:keepNext w:val="0"/>
        <w:keepLines w:val="0"/>
        <w:rPr>
          <w:sz w:val="34"/>
          <w:szCs w:val="34"/>
        </w:rPr>
      </w:pPr>
      <w:bookmarkStart w:colFirst="0" w:colLast="0" w:name="_9ipiv0ehfezl" w:id="39"/>
      <w:bookmarkEnd w:id="39"/>
      <w:r w:rsidDel="00000000" w:rsidR="00000000" w:rsidRPr="00000000">
        <w:rPr>
          <w:rFonts w:ascii="Cardo" w:cs="Cardo" w:eastAsia="Cardo" w:hAnsi="Cardo"/>
          <w:sz w:val="34"/>
          <w:szCs w:val="34"/>
          <w:rtl w:val="0"/>
        </w:rPr>
        <w:t xml:space="preserve">5.1. Contracts → Orders</w:t>
      </w:r>
    </w:p>
    <w:p w:rsidR="00000000" w:rsidDel="00000000" w:rsidP="00000000" w:rsidRDefault="00000000" w:rsidRPr="00000000" w14:paraId="00000101">
      <w:pPr>
        <w:rPr/>
      </w:pPr>
      <w:r w:rsidDel="00000000" w:rsidR="00000000" w:rsidRPr="00000000">
        <w:rPr>
          <w:rtl w:val="0"/>
        </w:rPr>
        <w:t xml:space="preserve">04_CONTRACTS.contract_id = 06_ORDERS.contract_id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Dùng để biết:</w:t>
      </w:r>
    </w:p>
    <w:p w:rsidR="00000000" w:rsidDel="00000000" w:rsidP="00000000" w:rsidRDefault="00000000" w:rsidRPr="00000000" w14:paraId="00000104">
      <w:pPr>
        <w:numPr>
          <w:ilvl w:val="0"/>
          <w:numId w:val="15"/>
        </w:numPr>
        <w:spacing w:after="0" w:afterAutospacing="0" w:before="240" w:lineRule="auto"/>
        <w:ind w:left="720" w:hanging="360"/>
        <w:jc w:val="left"/>
      </w:pPr>
      <w:r w:rsidDel="00000000" w:rsidR="00000000" w:rsidRPr="00000000">
        <w:rPr>
          <w:rtl w:val="0"/>
        </w:rPr>
        <w:t xml:space="preserve">Hợp đồng nào có những đơn hàng nào</w:t>
      </w:r>
    </w:p>
    <w:p w:rsidR="00000000" w:rsidDel="00000000" w:rsidP="00000000" w:rsidRDefault="00000000" w:rsidRPr="00000000" w14:paraId="00000105">
      <w:pPr>
        <w:numPr>
          <w:ilvl w:val="0"/>
          <w:numId w:val="15"/>
        </w:numPr>
        <w:spacing w:after="0" w:afterAutospacing="0" w:before="0" w:beforeAutospacing="0" w:lineRule="auto"/>
        <w:ind w:left="720" w:hanging="360"/>
        <w:jc w:val="left"/>
      </w:pPr>
      <w:r w:rsidDel="00000000" w:rsidR="00000000" w:rsidRPr="00000000">
        <w:rPr>
          <w:rtl w:val="0"/>
        </w:rPr>
        <w:t xml:space="preserve">Tổng doanh thu theo hợp đồng</w:t>
      </w:r>
    </w:p>
    <w:p w:rsidR="00000000" w:rsidDel="00000000" w:rsidP="00000000" w:rsidRDefault="00000000" w:rsidRPr="00000000" w14:paraId="00000106">
      <w:pPr>
        <w:numPr>
          <w:ilvl w:val="0"/>
          <w:numId w:val="15"/>
        </w:numPr>
        <w:spacing w:after="0" w:afterAutospacing="0" w:before="0" w:beforeAutospacing="0" w:lineRule="auto"/>
        <w:ind w:left="720" w:hanging="360"/>
        <w:jc w:val="left"/>
      </w:pPr>
      <w:r w:rsidDel="00000000" w:rsidR="00000000" w:rsidRPr="00000000">
        <w:rPr>
          <w:rtl w:val="0"/>
        </w:rPr>
        <w:t xml:space="preserve">Tổng chi phí theo hợp đồng</w:t>
      </w:r>
    </w:p>
    <w:p w:rsidR="00000000" w:rsidDel="00000000" w:rsidP="00000000" w:rsidRDefault="00000000" w:rsidRPr="00000000" w14:paraId="00000107">
      <w:pPr>
        <w:numPr>
          <w:ilvl w:val="0"/>
          <w:numId w:val="15"/>
        </w:numPr>
        <w:spacing w:after="240" w:before="0" w:beforeAutospacing="0" w:lineRule="auto"/>
        <w:ind w:left="720" w:hanging="360"/>
        <w:jc w:val="left"/>
      </w:pPr>
      <w:r w:rsidDel="00000000" w:rsidR="00000000" w:rsidRPr="00000000">
        <w:rPr>
          <w:rtl w:val="0"/>
        </w:rPr>
        <w:t xml:space="preserve">Margin theo hợp đồng</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rPr>
          <w:sz w:val="34"/>
          <w:szCs w:val="34"/>
        </w:rPr>
      </w:pPr>
      <w:bookmarkStart w:colFirst="0" w:colLast="0" w:name="_iduo6f7d5pj5" w:id="40"/>
      <w:bookmarkEnd w:id="40"/>
      <w:r w:rsidDel="00000000" w:rsidR="00000000" w:rsidRPr="00000000">
        <w:rPr>
          <w:rFonts w:ascii="Cardo" w:cs="Cardo" w:eastAsia="Cardo" w:hAnsi="Cardo"/>
          <w:sz w:val="34"/>
          <w:szCs w:val="34"/>
          <w:rtl w:val="0"/>
        </w:rPr>
        <w:t xml:space="preserve">5.2. Orders → Invoices</w:t>
      </w:r>
    </w:p>
    <w:p w:rsidR="00000000" w:rsidDel="00000000" w:rsidP="00000000" w:rsidRDefault="00000000" w:rsidRPr="00000000" w14:paraId="0000010A">
      <w:pPr>
        <w:rPr/>
      </w:pPr>
      <w:r w:rsidDel="00000000" w:rsidR="00000000" w:rsidRPr="00000000">
        <w:rPr>
          <w:rtl w:val="0"/>
        </w:rPr>
        <w:t xml:space="preserve">06_ORDERS.order_id = 07_INVOICES.order_id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Dùng để biết:</w:t>
      </w:r>
    </w:p>
    <w:p w:rsidR="00000000" w:rsidDel="00000000" w:rsidP="00000000" w:rsidRDefault="00000000" w:rsidRPr="00000000" w14:paraId="0000010D">
      <w:pPr>
        <w:numPr>
          <w:ilvl w:val="0"/>
          <w:numId w:val="4"/>
        </w:numPr>
        <w:spacing w:after="0" w:afterAutospacing="0" w:before="240" w:lineRule="auto"/>
        <w:ind w:left="720" w:hanging="360"/>
        <w:jc w:val="left"/>
      </w:pPr>
      <w:r w:rsidDel="00000000" w:rsidR="00000000" w:rsidRPr="00000000">
        <w:rPr>
          <w:rtl w:val="0"/>
        </w:rPr>
        <w:t xml:space="preserve">Đơn hàng nào đã phát hành hóa đơn</w:t>
      </w:r>
    </w:p>
    <w:p w:rsidR="00000000" w:rsidDel="00000000" w:rsidP="00000000" w:rsidRDefault="00000000" w:rsidRPr="00000000" w14:paraId="0000010E">
      <w:pPr>
        <w:numPr>
          <w:ilvl w:val="0"/>
          <w:numId w:val="4"/>
        </w:numPr>
        <w:spacing w:after="0" w:afterAutospacing="0" w:before="0" w:beforeAutospacing="0" w:lineRule="auto"/>
        <w:ind w:left="720" w:hanging="360"/>
        <w:jc w:val="left"/>
      </w:pPr>
      <w:r w:rsidDel="00000000" w:rsidR="00000000" w:rsidRPr="00000000">
        <w:rPr>
          <w:rtl w:val="0"/>
        </w:rPr>
        <w:t xml:space="preserve">Đơn hàng nào chưa phát hành hóa đơn</w:t>
      </w:r>
    </w:p>
    <w:p w:rsidR="00000000" w:rsidDel="00000000" w:rsidP="00000000" w:rsidRDefault="00000000" w:rsidRPr="00000000" w14:paraId="0000010F">
      <w:pPr>
        <w:numPr>
          <w:ilvl w:val="0"/>
          <w:numId w:val="4"/>
        </w:numPr>
        <w:spacing w:after="0" w:afterAutospacing="0" w:before="0" w:beforeAutospacing="0" w:lineRule="auto"/>
        <w:ind w:left="720" w:hanging="360"/>
        <w:jc w:val="left"/>
      </w:pPr>
      <w:r w:rsidDel="00000000" w:rsidR="00000000" w:rsidRPr="00000000">
        <w:rPr>
          <w:rtl w:val="0"/>
        </w:rPr>
        <w:t xml:space="preserve">Hóa đơn nào liên quan đến order nào</w:t>
      </w:r>
    </w:p>
    <w:p w:rsidR="00000000" w:rsidDel="00000000" w:rsidP="00000000" w:rsidRDefault="00000000" w:rsidRPr="00000000" w14:paraId="00000110">
      <w:pPr>
        <w:numPr>
          <w:ilvl w:val="0"/>
          <w:numId w:val="4"/>
        </w:numPr>
        <w:spacing w:after="240" w:before="0" w:beforeAutospacing="0" w:lineRule="auto"/>
        <w:ind w:left="720" w:hanging="360"/>
        <w:jc w:val="left"/>
      </w:pPr>
      <w:r w:rsidDel="00000000" w:rsidR="00000000" w:rsidRPr="00000000">
        <w:rPr>
          <w:rtl w:val="0"/>
        </w:rPr>
        <w:t xml:space="preserve">Order nào có thể tạo receivable trong tương lai</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rPr>
          <w:sz w:val="34"/>
          <w:szCs w:val="34"/>
        </w:rPr>
      </w:pPr>
      <w:bookmarkStart w:colFirst="0" w:colLast="0" w:name="_ghj3xkv5i03n" w:id="41"/>
      <w:bookmarkEnd w:id="41"/>
      <w:r w:rsidDel="00000000" w:rsidR="00000000" w:rsidRPr="00000000">
        <w:rPr>
          <w:rFonts w:ascii="Cardo" w:cs="Cardo" w:eastAsia="Cardo" w:hAnsi="Cardo"/>
          <w:sz w:val="34"/>
          <w:szCs w:val="34"/>
          <w:rtl w:val="0"/>
        </w:rPr>
        <w:t xml:space="preserve">5.3. Invoices → Bank Transactions</w:t>
      </w:r>
    </w:p>
    <w:p w:rsidR="00000000" w:rsidDel="00000000" w:rsidP="00000000" w:rsidRDefault="00000000" w:rsidRPr="00000000" w14:paraId="00000113">
      <w:pPr>
        <w:rPr/>
      </w:pPr>
      <w:r w:rsidDel="00000000" w:rsidR="00000000" w:rsidRPr="00000000">
        <w:rPr>
          <w:rFonts w:ascii="Gungsuh" w:cs="Gungsuh" w:eastAsia="Gungsuh" w:hAnsi="Gungsuh"/>
          <w:rtl w:val="0"/>
        </w:rPr>
        <w:t xml:space="preserve">07_INVOICES.invoice_id ≈ 08_BANK_TXN.description</w:t>
      </w:r>
    </w:p>
    <w:p w:rsidR="00000000" w:rsidDel="00000000" w:rsidP="00000000" w:rsidRDefault="00000000" w:rsidRPr="00000000" w14:paraId="00000114">
      <w:pPr>
        <w:rPr/>
      </w:pPr>
      <w:r w:rsidDel="00000000" w:rsidR="00000000" w:rsidRPr="00000000">
        <w:rPr>
          <w:rtl w:val="0"/>
        </w:rPr>
        <w:t xml:space="preserve">07_INVOICES.customer_id = 08_BANK_TXN.counterparty_id</w:t>
      </w:r>
    </w:p>
    <w:p w:rsidR="00000000" w:rsidDel="00000000" w:rsidP="00000000" w:rsidRDefault="00000000" w:rsidRPr="00000000" w14:paraId="00000115">
      <w:pPr>
        <w:rPr/>
      </w:pPr>
      <w:r w:rsidDel="00000000" w:rsidR="00000000" w:rsidRPr="00000000">
        <w:rPr>
          <w:rFonts w:ascii="Gungsuh" w:cs="Gungsuh" w:eastAsia="Gungsuh" w:hAnsi="Gungsuh"/>
          <w:rtl w:val="0"/>
        </w:rPr>
        <w:t xml:space="preserve">07_INVOICES.invoice_amount ≈ 08_BANK_TXN.amount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Dùng để biết:</w:t>
      </w:r>
    </w:p>
    <w:p w:rsidR="00000000" w:rsidDel="00000000" w:rsidP="00000000" w:rsidRDefault="00000000" w:rsidRPr="00000000" w14:paraId="00000118">
      <w:pPr>
        <w:numPr>
          <w:ilvl w:val="0"/>
          <w:numId w:val="14"/>
        </w:numPr>
        <w:spacing w:after="0" w:afterAutospacing="0" w:before="240" w:lineRule="auto"/>
        <w:ind w:left="720" w:hanging="360"/>
        <w:jc w:val="left"/>
      </w:pPr>
      <w:r w:rsidDel="00000000" w:rsidR="00000000" w:rsidRPr="00000000">
        <w:rPr>
          <w:rtl w:val="0"/>
        </w:rPr>
        <w:t xml:space="preserve">Hóa đơn nào đã thu tiền thật</w:t>
      </w:r>
    </w:p>
    <w:p w:rsidR="00000000" w:rsidDel="00000000" w:rsidP="00000000" w:rsidRDefault="00000000" w:rsidRPr="00000000" w14:paraId="00000119">
      <w:pPr>
        <w:numPr>
          <w:ilvl w:val="0"/>
          <w:numId w:val="14"/>
        </w:numPr>
        <w:spacing w:after="0" w:afterAutospacing="0" w:before="0" w:beforeAutospacing="0" w:lineRule="auto"/>
        <w:ind w:left="720" w:hanging="360"/>
        <w:jc w:val="left"/>
      </w:pPr>
      <w:r w:rsidDel="00000000" w:rsidR="00000000" w:rsidRPr="00000000">
        <w:rPr>
          <w:rtl w:val="0"/>
        </w:rPr>
        <w:t xml:space="preserve">Hóa đơn nào còn là công nợ</w:t>
      </w:r>
    </w:p>
    <w:p w:rsidR="00000000" w:rsidDel="00000000" w:rsidP="00000000" w:rsidRDefault="00000000" w:rsidRPr="00000000" w14:paraId="0000011A">
      <w:pPr>
        <w:numPr>
          <w:ilvl w:val="0"/>
          <w:numId w:val="14"/>
        </w:numPr>
        <w:spacing w:after="0" w:afterAutospacing="0" w:before="0" w:beforeAutospacing="0" w:lineRule="auto"/>
        <w:ind w:left="720" w:hanging="360"/>
        <w:jc w:val="left"/>
      </w:pPr>
      <w:r w:rsidDel="00000000" w:rsidR="00000000" w:rsidRPr="00000000">
        <w:rPr>
          <w:rtl w:val="0"/>
        </w:rPr>
        <w:t xml:space="preserve">Giao dịch nào chưa khớp</w:t>
      </w:r>
    </w:p>
    <w:p w:rsidR="00000000" w:rsidDel="00000000" w:rsidP="00000000" w:rsidRDefault="00000000" w:rsidRPr="00000000" w14:paraId="0000011B">
      <w:pPr>
        <w:numPr>
          <w:ilvl w:val="0"/>
          <w:numId w:val="14"/>
        </w:numPr>
        <w:spacing w:after="240" w:before="0" w:beforeAutospacing="0" w:lineRule="auto"/>
        <w:ind w:left="720" w:hanging="360"/>
        <w:jc w:val="left"/>
      </w:pPr>
      <w:r w:rsidDel="00000000" w:rsidR="00000000" w:rsidRPr="00000000">
        <w:rPr>
          <w:rtl w:val="0"/>
        </w:rPr>
        <w:t xml:space="preserve">Có giao dịch rủi ro cao không</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rPr>
          <w:sz w:val="34"/>
          <w:szCs w:val="34"/>
        </w:rPr>
      </w:pPr>
      <w:bookmarkStart w:colFirst="0" w:colLast="0" w:name="_k7qptju2q8ic" w:id="42"/>
      <w:bookmarkEnd w:id="42"/>
      <w:r w:rsidDel="00000000" w:rsidR="00000000" w:rsidRPr="00000000">
        <w:rPr>
          <w:rFonts w:ascii="Cardo" w:cs="Cardo" w:eastAsia="Cardo" w:hAnsi="Cardo"/>
          <w:sz w:val="34"/>
          <w:szCs w:val="34"/>
          <w:rtl w:val="0"/>
        </w:rPr>
        <w:t xml:space="preserve">5.4. Cashflow → Funding Need</w:t>
      </w:r>
    </w:p>
    <w:p w:rsidR="00000000" w:rsidDel="00000000" w:rsidP="00000000" w:rsidRDefault="00000000" w:rsidRPr="00000000" w14:paraId="0000011E">
      <w:pPr>
        <w:rPr/>
      </w:pPr>
      <w:r w:rsidDel="00000000" w:rsidR="00000000" w:rsidRPr="00000000">
        <w:rPr>
          <w:rtl w:val="0"/>
        </w:rPr>
        <w:t xml:space="preserve">reserve_gap = max(0, cash_reserve_minimum - projected_closing_cash)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Dùng để biết:</w:t>
      </w:r>
    </w:p>
    <w:p w:rsidR="00000000" w:rsidDel="00000000" w:rsidP="00000000" w:rsidRDefault="00000000" w:rsidRPr="00000000" w14:paraId="00000121">
      <w:pPr>
        <w:numPr>
          <w:ilvl w:val="0"/>
          <w:numId w:val="11"/>
        </w:numPr>
        <w:spacing w:after="0" w:afterAutospacing="0" w:before="240" w:lineRule="auto"/>
        <w:ind w:left="720" w:hanging="360"/>
        <w:jc w:val="left"/>
      </w:pPr>
      <w:r w:rsidDel="00000000" w:rsidR="00000000" w:rsidRPr="00000000">
        <w:rPr>
          <w:rtl w:val="0"/>
        </w:rPr>
        <w:t xml:space="preserve">Tháng nào bị thiếu hụt</w:t>
      </w:r>
    </w:p>
    <w:p w:rsidR="00000000" w:rsidDel="00000000" w:rsidP="00000000" w:rsidRDefault="00000000" w:rsidRPr="00000000" w14:paraId="00000122">
      <w:pPr>
        <w:numPr>
          <w:ilvl w:val="0"/>
          <w:numId w:val="11"/>
        </w:numPr>
        <w:spacing w:after="0" w:afterAutospacing="0" w:before="0" w:beforeAutospacing="0" w:lineRule="auto"/>
        <w:ind w:left="720" w:hanging="360"/>
        <w:jc w:val="left"/>
      </w:pPr>
      <w:r w:rsidDel="00000000" w:rsidR="00000000" w:rsidRPr="00000000">
        <w:rPr>
          <w:rtl w:val="0"/>
        </w:rPr>
        <w:t xml:space="preserve">Thiếu bao nhiêu</w:t>
      </w:r>
    </w:p>
    <w:p w:rsidR="00000000" w:rsidDel="00000000" w:rsidP="00000000" w:rsidRDefault="00000000" w:rsidRPr="00000000" w14:paraId="00000123">
      <w:pPr>
        <w:numPr>
          <w:ilvl w:val="0"/>
          <w:numId w:val="11"/>
        </w:numPr>
        <w:spacing w:after="240" w:before="0" w:beforeAutospacing="0" w:lineRule="auto"/>
        <w:ind w:left="720" w:hanging="360"/>
        <w:jc w:val="left"/>
      </w:pPr>
      <w:r w:rsidDel="00000000" w:rsidR="00000000" w:rsidRPr="00000000">
        <w:rPr>
          <w:rtl w:val="0"/>
        </w:rPr>
        <w:t xml:space="preserve">Funding need tối thiểu là bao nhiêu</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rPr>
          <w:sz w:val="46"/>
          <w:szCs w:val="46"/>
        </w:rPr>
      </w:pPr>
      <w:bookmarkStart w:colFirst="0" w:colLast="0" w:name="_9lcclyv4vk2" w:id="43"/>
      <w:bookmarkEnd w:id="43"/>
      <w:r w:rsidDel="00000000" w:rsidR="00000000" w:rsidRPr="00000000">
        <w:rPr>
          <w:sz w:val="46"/>
          <w:szCs w:val="46"/>
          <w:rtl w:val="0"/>
        </w:rPr>
        <w:t xml:space="preserve">6. Ví dụ toàn flow của Finance Agent</w:t>
      </w:r>
    </w:p>
    <w:p w:rsidR="00000000" w:rsidDel="00000000" w:rsidP="00000000" w:rsidRDefault="00000000" w:rsidRPr="00000000" w14:paraId="00000126">
      <w:pPr>
        <w:pStyle w:val="Heading2"/>
        <w:keepNext w:val="0"/>
        <w:keepLines w:val="0"/>
        <w:rPr>
          <w:sz w:val="34"/>
          <w:szCs w:val="34"/>
        </w:rPr>
      </w:pPr>
      <w:bookmarkStart w:colFirst="0" w:colLast="0" w:name="_p3kqjot7przo" w:id="44"/>
      <w:bookmarkEnd w:id="44"/>
      <w:r w:rsidDel="00000000" w:rsidR="00000000" w:rsidRPr="00000000">
        <w:rPr>
          <w:sz w:val="34"/>
          <w:szCs w:val="34"/>
          <w:rtl w:val="0"/>
        </w:rPr>
        <w:t xml:space="preserve">Bối cảnh</w:t>
      </w:r>
    </w:p>
    <w:p w:rsidR="00000000" w:rsidDel="00000000" w:rsidP="00000000" w:rsidRDefault="00000000" w:rsidRPr="00000000" w14:paraId="00000127">
      <w:pPr>
        <w:spacing w:after="240" w:before="240" w:lineRule="auto"/>
        <w:rPr/>
      </w:pPr>
      <w:r w:rsidDel="00000000" w:rsidR="00000000" w:rsidRPr="00000000">
        <w:rPr>
          <w:rtl w:val="0"/>
        </w:rPr>
        <w:t xml:space="preserve">OPC đang có nhiều hợp đồng/đơn hàng cần triển khai.</w:t>
      </w:r>
    </w:p>
    <w:p w:rsidR="00000000" w:rsidDel="00000000" w:rsidP="00000000" w:rsidRDefault="00000000" w:rsidRPr="00000000" w14:paraId="00000128">
      <w:pPr>
        <w:spacing w:after="240" w:before="240" w:lineRule="auto"/>
        <w:rPr/>
      </w:pPr>
      <w:r w:rsidDel="00000000" w:rsidR="00000000" w:rsidRPr="00000000">
        <w:rPr>
          <w:rtl w:val="0"/>
        </w:rPr>
        <w:t xml:space="preserve">Finance Agent nhận dữ liệu từ:</w:t>
      </w:r>
    </w:p>
    <w:p w:rsidR="00000000" w:rsidDel="00000000" w:rsidP="00000000" w:rsidRDefault="00000000" w:rsidRPr="00000000" w14:paraId="00000129">
      <w:pPr>
        <w:rPr/>
      </w:pPr>
      <w:r w:rsidDel="00000000" w:rsidR="00000000" w:rsidRPr="00000000">
        <w:rPr>
          <w:rtl w:val="0"/>
        </w:rPr>
        <w:t xml:space="preserve">04_CONTRACTS</w:t>
      </w:r>
    </w:p>
    <w:p w:rsidR="00000000" w:rsidDel="00000000" w:rsidP="00000000" w:rsidRDefault="00000000" w:rsidRPr="00000000" w14:paraId="0000012A">
      <w:pPr>
        <w:rPr/>
      </w:pPr>
      <w:r w:rsidDel="00000000" w:rsidR="00000000" w:rsidRPr="00000000">
        <w:rPr>
          <w:rtl w:val="0"/>
        </w:rPr>
        <w:t xml:space="preserve">06_ORDERS</w:t>
      </w:r>
    </w:p>
    <w:p w:rsidR="00000000" w:rsidDel="00000000" w:rsidP="00000000" w:rsidRDefault="00000000" w:rsidRPr="00000000" w14:paraId="0000012B">
      <w:pPr>
        <w:rPr/>
      </w:pPr>
      <w:r w:rsidDel="00000000" w:rsidR="00000000" w:rsidRPr="00000000">
        <w:rPr>
          <w:rtl w:val="0"/>
        </w:rPr>
        <w:t xml:space="preserve">07_INVOICES</w:t>
      </w:r>
    </w:p>
    <w:p w:rsidR="00000000" w:rsidDel="00000000" w:rsidP="00000000" w:rsidRDefault="00000000" w:rsidRPr="00000000" w14:paraId="0000012C">
      <w:pPr>
        <w:rPr/>
      </w:pPr>
      <w:r w:rsidDel="00000000" w:rsidR="00000000" w:rsidRPr="00000000">
        <w:rPr>
          <w:rtl w:val="0"/>
        </w:rPr>
        <w:t xml:space="preserve">08_BANK_TXN</w:t>
      </w:r>
    </w:p>
    <w:p w:rsidR="00000000" w:rsidDel="00000000" w:rsidP="00000000" w:rsidRDefault="00000000" w:rsidRPr="00000000" w14:paraId="0000012D">
      <w:pPr>
        <w:rPr/>
      </w:pPr>
      <w:r w:rsidDel="00000000" w:rsidR="00000000" w:rsidRPr="00000000">
        <w:rPr>
          <w:rtl w:val="0"/>
        </w:rPr>
        <w:t xml:space="preserve">09_CASHFLOW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rPr>
          <w:sz w:val="34"/>
          <w:szCs w:val="34"/>
        </w:rPr>
      </w:pPr>
      <w:bookmarkStart w:colFirst="0" w:colLast="0" w:name="_wnk7hxlh82sx" w:id="45"/>
      <w:bookmarkEnd w:id="45"/>
      <w:r w:rsidDel="00000000" w:rsidR="00000000" w:rsidRPr="00000000">
        <w:rPr>
          <w:sz w:val="34"/>
          <w:szCs w:val="34"/>
          <w:rtl w:val="0"/>
        </w:rPr>
        <w:t xml:space="preserve">Step 1 — Kiểm tra dữ liệu</w:t>
      </w:r>
    </w:p>
    <w:p w:rsidR="00000000" w:rsidDel="00000000" w:rsidP="00000000" w:rsidRDefault="00000000" w:rsidRPr="00000000" w14:paraId="00000131">
      <w:pPr>
        <w:spacing w:after="240" w:before="240" w:lineRule="auto"/>
        <w:rPr/>
      </w:pPr>
      <w:r w:rsidDel="00000000" w:rsidR="00000000" w:rsidRPr="00000000">
        <w:rPr>
          <w:rtl w:val="0"/>
        </w:rPr>
        <w:t xml:space="preserve">Agent kiểm tra:</w:t>
      </w:r>
    </w:p>
    <w:p w:rsidR="00000000" w:rsidDel="00000000" w:rsidP="00000000" w:rsidRDefault="00000000" w:rsidRPr="00000000" w14:paraId="00000132">
      <w:pPr>
        <w:numPr>
          <w:ilvl w:val="0"/>
          <w:numId w:val="8"/>
        </w:numPr>
        <w:spacing w:after="0" w:afterAutospacing="0" w:before="240" w:lineRule="auto"/>
        <w:ind w:left="720" w:hanging="360"/>
        <w:jc w:val="left"/>
      </w:pPr>
      <w:r w:rsidDel="00000000" w:rsidR="00000000" w:rsidRPr="00000000">
        <w:rPr>
          <w:rtl w:val="0"/>
        </w:rPr>
        <w:t xml:space="preserve">Có thiếu contract_id không</w:t>
      </w:r>
    </w:p>
    <w:p w:rsidR="00000000" w:rsidDel="00000000" w:rsidP="00000000" w:rsidRDefault="00000000" w:rsidRPr="00000000" w14:paraId="00000133">
      <w:pPr>
        <w:numPr>
          <w:ilvl w:val="0"/>
          <w:numId w:val="8"/>
        </w:numPr>
        <w:spacing w:after="0" w:afterAutospacing="0" w:before="0" w:beforeAutospacing="0" w:lineRule="auto"/>
        <w:ind w:left="720" w:hanging="360"/>
        <w:jc w:val="left"/>
      </w:pPr>
      <w:r w:rsidDel="00000000" w:rsidR="00000000" w:rsidRPr="00000000">
        <w:rPr>
          <w:rtl w:val="0"/>
        </w:rPr>
        <w:t xml:space="preserve">Order có link đúng contract không</w:t>
      </w:r>
    </w:p>
    <w:p w:rsidR="00000000" w:rsidDel="00000000" w:rsidP="00000000" w:rsidRDefault="00000000" w:rsidRPr="00000000" w14:paraId="00000134">
      <w:pPr>
        <w:numPr>
          <w:ilvl w:val="0"/>
          <w:numId w:val="8"/>
        </w:numPr>
        <w:spacing w:after="0" w:afterAutospacing="0" w:before="0" w:beforeAutospacing="0" w:lineRule="auto"/>
        <w:ind w:left="720" w:hanging="360"/>
        <w:jc w:val="left"/>
      </w:pPr>
      <w:r w:rsidDel="00000000" w:rsidR="00000000" w:rsidRPr="00000000">
        <w:rPr>
          <w:rtl w:val="0"/>
        </w:rPr>
        <w:t xml:space="preserve">Invoice có link đúng order không</w:t>
      </w:r>
    </w:p>
    <w:p w:rsidR="00000000" w:rsidDel="00000000" w:rsidP="00000000" w:rsidRDefault="00000000" w:rsidRPr="00000000" w14:paraId="00000135">
      <w:pPr>
        <w:numPr>
          <w:ilvl w:val="0"/>
          <w:numId w:val="8"/>
        </w:numPr>
        <w:spacing w:after="0" w:afterAutospacing="0" w:before="0" w:beforeAutospacing="0" w:lineRule="auto"/>
        <w:ind w:left="720" w:hanging="360"/>
        <w:jc w:val="left"/>
      </w:pPr>
      <w:r w:rsidDel="00000000" w:rsidR="00000000" w:rsidRPr="00000000">
        <w:rPr>
          <w:rtl w:val="0"/>
        </w:rPr>
        <w:t xml:space="preserve">Bank transaction có counterparty không</w:t>
      </w:r>
    </w:p>
    <w:p w:rsidR="00000000" w:rsidDel="00000000" w:rsidP="00000000" w:rsidRDefault="00000000" w:rsidRPr="00000000" w14:paraId="00000136">
      <w:pPr>
        <w:numPr>
          <w:ilvl w:val="0"/>
          <w:numId w:val="8"/>
        </w:numPr>
        <w:spacing w:after="0" w:afterAutospacing="0" w:before="0" w:beforeAutospacing="0" w:lineRule="auto"/>
        <w:ind w:left="720" w:hanging="360"/>
        <w:jc w:val="left"/>
      </w:pPr>
      <w:r w:rsidDel="00000000" w:rsidR="00000000" w:rsidRPr="00000000">
        <w:rPr>
          <w:rtl w:val="0"/>
        </w:rPr>
        <w:t xml:space="preserve">Cashflow có đủ tháng không</w:t>
      </w:r>
    </w:p>
    <w:p w:rsidR="00000000" w:rsidDel="00000000" w:rsidP="00000000" w:rsidRDefault="00000000" w:rsidRPr="00000000" w14:paraId="00000137">
      <w:pPr>
        <w:numPr>
          <w:ilvl w:val="0"/>
          <w:numId w:val="8"/>
        </w:numPr>
        <w:spacing w:after="240" w:before="0" w:beforeAutospacing="0" w:lineRule="auto"/>
        <w:ind w:left="720" w:hanging="360"/>
        <w:jc w:val="left"/>
      </w:pPr>
      <w:r w:rsidDel="00000000" w:rsidR="00000000" w:rsidRPr="00000000">
        <w:rPr>
          <w:rtl w:val="0"/>
        </w:rPr>
        <w:t xml:space="preserve">Amount có bị âm bất thường không</w:t>
      </w:r>
    </w:p>
    <w:p w:rsidR="00000000" w:rsidDel="00000000" w:rsidP="00000000" w:rsidRDefault="00000000" w:rsidRPr="00000000" w14:paraId="00000138">
      <w:pPr>
        <w:spacing w:after="240" w:before="240" w:lineRule="auto"/>
        <w:rPr/>
      </w:pPr>
      <w:r w:rsidDel="00000000" w:rsidR="00000000" w:rsidRPr="00000000">
        <w:rPr>
          <w:rtl w:val="0"/>
        </w:rPr>
        <w:t xml:space="preserve">Output:</w:t>
      </w:r>
    </w:p>
    <w:p w:rsidR="00000000" w:rsidDel="00000000" w:rsidP="00000000" w:rsidRDefault="00000000" w:rsidRPr="00000000" w14:paraId="00000139">
      <w:pPr>
        <w:rPr/>
      </w:pPr>
      <w:r w:rsidDel="00000000" w:rsidR="00000000" w:rsidRPr="00000000">
        <w:rPr>
          <w:rtl w:val="0"/>
        </w:rPr>
        <w:t xml:space="preserve">Finance data confidence: Medium</w:t>
      </w:r>
    </w:p>
    <w:p w:rsidR="00000000" w:rsidDel="00000000" w:rsidP="00000000" w:rsidRDefault="00000000" w:rsidRPr="00000000" w14:paraId="0000013A">
      <w:pPr>
        <w:rPr/>
      </w:pPr>
      <w:r w:rsidDel="00000000" w:rsidR="00000000" w:rsidRPr="00000000">
        <w:rPr>
          <w:rtl w:val="0"/>
        </w:rPr>
        <w:t xml:space="preserve">Có một số khoản cần đối chiếu thêm với bank transaction.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rPr>
          <w:sz w:val="34"/>
          <w:szCs w:val="34"/>
        </w:rPr>
      </w:pPr>
      <w:bookmarkStart w:colFirst="0" w:colLast="0" w:name="_m7g22xxffw9f" w:id="46"/>
      <w:bookmarkEnd w:id="46"/>
      <w:r w:rsidDel="00000000" w:rsidR="00000000" w:rsidRPr="00000000">
        <w:rPr>
          <w:sz w:val="34"/>
          <w:szCs w:val="34"/>
          <w:rtl w:val="0"/>
        </w:rPr>
        <w:t xml:space="preserve">Step 2 — Phân tích công nợ</w:t>
      </w:r>
    </w:p>
    <w:p w:rsidR="00000000" w:rsidDel="00000000" w:rsidP="00000000" w:rsidRDefault="00000000" w:rsidRPr="00000000" w14:paraId="0000013E">
      <w:pPr>
        <w:spacing w:after="240" w:before="240" w:lineRule="auto"/>
        <w:rPr/>
      </w:pPr>
      <w:r w:rsidDel="00000000" w:rsidR="00000000" w:rsidRPr="00000000">
        <w:rPr>
          <w:rtl w:val="0"/>
        </w:rPr>
        <w:t xml:space="preserve">Agent đọc </w:t>
      </w:r>
      <w:r w:rsidDel="00000000" w:rsidR="00000000" w:rsidRPr="00000000">
        <w:rPr>
          <w:rFonts w:ascii="Roboto Mono" w:cs="Roboto Mono" w:eastAsia="Roboto Mono" w:hAnsi="Roboto Mono"/>
          <w:color w:val="188038"/>
          <w:rtl w:val="0"/>
        </w:rPr>
        <w:t xml:space="preserve">07_INVOICES</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Kết quả:</w:t>
      </w:r>
    </w:p>
    <w:p w:rsidR="00000000" w:rsidDel="00000000" w:rsidP="00000000" w:rsidRDefault="00000000" w:rsidRPr="00000000" w14:paraId="00000140">
      <w:pPr>
        <w:rPr/>
      </w:pPr>
      <w:r w:rsidDel="00000000" w:rsidR="00000000" w:rsidRPr="00000000">
        <w:rPr>
          <w:rtl w:val="0"/>
        </w:rPr>
        <w:t xml:space="preserve">Open invoices:</w:t>
      </w:r>
    </w:p>
    <w:p w:rsidR="00000000" w:rsidDel="00000000" w:rsidP="00000000" w:rsidRDefault="00000000" w:rsidRPr="00000000" w14:paraId="00000141">
      <w:pPr>
        <w:rPr/>
      </w:pPr>
      <w:r w:rsidDel="00000000" w:rsidR="00000000" w:rsidRPr="00000000">
        <w:rPr>
          <w:rtl w:val="0"/>
        </w:rPr>
        <w:t xml:space="preserve">- INV-002: 280M</w:t>
      </w:r>
    </w:p>
    <w:p w:rsidR="00000000" w:rsidDel="00000000" w:rsidP="00000000" w:rsidRDefault="00000000" w:rsidRPr="00000000" w14:paraId="00000142">
      <w:pPr>
        <w:rPr/>
      </w:pPr>
      <w:r w:rsidDel="00000000" w:rsidR="00000000" w:rsidRPr="00000000">
        <w:rPr>
          <w:rtl w:val="0"/>
        </w:rPr>
        <w:t xml:space="preserve">- INV-003: 45M</w:t>
      </w:r>
    </w:p>
    <w:p w:rsidR="00000000" w:rsidDel="00000000" w:rsidP="00000000" w:rsidRDefault="00000000" w:rsidRPr="00000000" w14:paraId="00000143">
      <w:pPr>
        <w:rPr/>
      </w:pPr>
      <w:r w:rsidDel="00000000" w:rsidR="00000000" w:rsidRPr="00000000">
        <w:rPr>
          <w:rtl w:val="0"/>
        </w:rPr>
        <w:t xml:space="preserve">- INV-004: 310M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Total open invoices = 635M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Diễn giải:</w:t>
      </w:r>
    </w:p>
    <w:p w:rsidR="00000000" w:rsidDel="00000000" w:rsidP="00000000" w:rsidRDefault="00000000" w:rsidRPr="00000000" w14:paraId="00000148">
      <w:pPr>
        <w:rPr/>
      </w:pPr>
      <w:r w:rsidDel="00000000" w:rsidR="00000000" w:rsidRPr="00000000">
        <w:rPr>
          <w:rtl w:val="0"/>
        </w:rPr>
        <w:t xml:space="preserve">OPC có 635M công nợ có thể thu.</w:t>
      </w:r>
    </w:p>
    <w:p w:rsidR="00000000" w:rsidDel="00000000" w:rsidP="00000000" w:rsidRDefault="00000000" w:rsidRPr="00000000" w14:paraId="00000149">
      <w:pPr>
        <w:rPr/>
      </w:pPr>
      <w:r w:rsidDel="00000000" w:rsidR="00000000" w:rsidRPr="00000000">
        <w:rPr>
          <w:rtl w:val="0"/>
        </w:rPr>
        <w:t xml:space="preserve">Nhưng đây chưa phải tiền mặt.</w:t>
      </w:r>
    </w:p>
    <w:p w:rsidR="00000000" w:rsidDel="00000000" w:rsidP="00000000" w:rsidRDefault="00000000" w:rsidRPr="00000000" w14:paraId="0000014A">
      <w:pPr>
        <w:rPr/>
      </w:pPr>
      <w:r w:rsidDel="00000000" w:rsidR="00000000" w:rsidRPr="00000000">
        <w:rPr>
          <w:rtl w:val="0"/>
        </w:rPr>
        <w:t xml:space="preserve">Chỉ khi khớp với 08_BANK_TXN thì mới được xem là confirmed cash.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rPr>
          <w:sz w:val="34"/>
          <w:szCs w:val="34"/>
        </w:rPr>
      </w:pPr>
      <w:bookmarkStart w:colFirst="0" w:colLast="0" w:name="_ly1sa3rbbo" w:id="47"/>
      <w:bookmarkEnd w:id="47"/>
      <w:r w:rsidDel="00000000" w:rsidR="00000000" w:rsidRPr="00000000">
        <w:rPr>
          <w:sz w:val="34"/>
          <w:szCs w:val="34"/>
          <w:rtl w:val="0"/>
        </w:rPr>
        <w:t xml:space="preserve">Step 3 — Phân tích hóa đơn chưa phát hành</w:t>
      </w:r>
    </w:p>
    <w:p w:rsidR="00000000" w:rsidDel="00000000" w:rsidP="00000000" w:rsidRDefault="00000000" w:rsidRPr="00000000" w14:paraId="0000014E">
      <w:pPr>
        <w:spacing w:after="240" w:before="240" w:lineRule="auto"/>
        <w:rPr/>
      </w:pPr>
      <w:r w:rsidDel="00000000" w:rsidR="00000000" w:rsidRPr="00000000">
        <w:rPr>
          <w:rtl w:val="0"/>
        </w:rPr>
        <w:t xml:space="preserve">Agent phát hiện:</w:t>
      </w:r>
    </w:p>
    <w:p w:rsidR="00000000" w:rsidDel="00000000" w:rsidP="00000000" w:rsidRDefault="00000000" w:rsidRPr="00000000" w14:paraId="0000014F">
      <w:pPr>
        <w:rPr/>
      </w:pPr>
      <w:r w:rsidDel="00000000" w:rsidR="00000000" w:rsidRPr="00000000">
        <w:rPr>
          <w:rtl w:val="0"/>
        </w:rPr>
        <w:t xml:space="preserve">Not-issued invoices:</w:t>
      </w:r>
    </w:p>
    <w:p w:rsidR="00000000" w:rsidDel="00000000" w:rsidP="00000000" w:rsidRDefault="00000000" w:rsidRPr="00000000" w14:paraId="00000150">
      <w:pPr>
        <w:rPr/>
      </w:pPr>
      <w:r w:rsidDel="00000000" w:rsidR="00000000" w:rsidRPr="00000000">
        <w:rPr>
          <w:rtl w:val="0"/>
        </w:rPr>
        <w:t xml:space="preserve">- INV-005: 1.6B</w:t>
      </w:r>
    </w:p>
    <w:p w:rsidR="00000000" w:rsidDel="00000000" w:rsidP="00000000" w:rsidRDefault="00000000" w:rsidRPr="00000000" w14:paraId="00000151">
      <w:pPr>
        <w:rPr/>
      </w:pPr>
      <w:r w:rsidDel="00000000" w:rsidR="00000000" w:rsidRPr="00000000">
        <w:rPr>
          <w:rtl w:val="0"/>
        </w:rPr>
        <w:t xml:space="preserve">- INV-006: 800M</w:t>
      </w:r>
    </w:p>
    <w:p w:rsidR="00000000" w:rsidDel="00000000" w:rsidP="00000000" w:rsidRDefault="00000000" w:rsidRPr="00000000" w14:paraId="00000152">
      <w:pPr>
        <w:rPr/>
      </w:pPr>
      <w:r w:rsidDel="00000000" w:rsidR="00000000" w:rsidRPr="00000000">
        <w:rPr>
          <w:rtl w:val="0"/>
        </w:rPr>
        <w:t xml:space="preserve">- INV-007: 360M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Total not-issued invoices = 2.76B</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Diễn giải:</w:t>
      </w:r>
    </w:p>
    <w:p w:rsidR="00000000" w:rsidDel="00000000" w:rsidP="00000000" w:rsidRDefault="00000000" w:rsidRPr="00000000" w14:paraId="00000157">
      <w:pPr>
        <w:rPr/>
      </w:pPr>
      <w:r w:rsidDel="00000000" w:rsidR="00000000" w:rsidRPr="00000000">
        <w:rPr>
          <w:rtl w:val="0"/>
        </w:rPr>
        <w:t xml:space="preserve">2.76B là nguồn thu tiềm năng.</w:t>
      </w:r>
    </w:p>
    <w:p w:rsidR="00000000" w:rsidDel="00000000" w:rsidP="00000000" w:rsidRDefault="00000000" w:rsidRPr="00000000" w14:paraId="00000158">
      <w:pPr>
        <w:rPr/>
      </w:pPr>
      <w:r w:rsidDel="00000000" w:rsidR="00000000" w:rsidRPr="00000000">
        <w:rPr>
          <w:rtl w:val="0"/>
        </w:rPr>
        <w:t xml:space="preserve">Nhưng cần kiểm tra điều kiện nghiệm thu/giao hàng trước khi phát hành hóa đơn.</w:t>
      </w:r>
    </w:p>
    <w:p w:rsidR="00000000" w:rsidDel="00000000" w:rsidP="00000000" w:rsidRDefault="00000000" w:rsidRPr="00000000" w14:paraId="00000159">
      <w:pPr>
        <w:rPr/>
      </w:pPr>
      <w:r w:rsidDel="00000000" w:rsidR="00000000" w:rsidRPr="00000000">
        <w:rPr>
          <w:rtl w:val="0"/>
        </w:rPr>
        <w:t xml:space="preserve">Không được tính số này là tiền chắc chắn trong base case.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rPr>
          <w:sz w:val="34"/>
          <w:szCs w:val="34"/>
        </w:rPr>
      </w:pPr>
      <w:bookmarkStart w:colFirst="0" w:colLast="0" w:name="_22htl3sybukq" w:id="48"/>
      <w:bookmarkEnd w:id="48"/>
      <w:r w:rsidDel="00000000" w:rsidR="00000000" w:rsidRPr="00000000">
        <w:rPr>
          <w:sz w:val="34"/>
          <w:szCs w:val="34"/>
          <w:rtl w:val="0"/>
        </w:rPr>
        <w:t xml:space="preserve">Step 4 — Đối chiếu ngân hàng</w:t>
      </w:r>
    </w:p>
    <w:p w:rsidR="00000000" w:rsidDel="00000000" w:rsidP="00000000" w:rsidRDefault="00000000" w:rsidRPr="00000000" w14:paraId="0000015D">
      <w:pPr>
        <w:spacing w:after="240" w:before="240" w:lineRule="auto"/>
        <w:rPr/>
      </w:pPr>
      <w:r w:rsidDel="00000000" w:rsidR="00000000" w:rsidRPr="00000000">
        <w:rPr>
          <w:rtl w:val="0"/>
        </w:rPr>
        <w:t xml:space="preserve">Agent dùng </w:t>
      </w:r>
      <w:r w:rsidDel="00000000" w:rsidR="00000000" w:rsidRPr="00000000">
        <w:rPr>
          <w:rFonts w:ascii="Roboto Mono" w:cs="Roboto Mono" w:eastAsia="Roboto Mono" w:hAnsi="Roboto Mono"/>
          <w:color w:val="188038"/>
          <w:rtl w:val="0"/>
        </w:rPr>
        <w:t xml:space="preserve">08_BANK_TXN</w:t>
      </w:r>
      <w:r w:rsidDel="00000000" w:rsidR="00000000" w:rsidRPr="00000000">
        <w:rPr>
          <w:rtl w:val="0"/>
        </w:rPr>
        <w:t xml:space="preserve"> để kiểm tra:</w:t>
      </w:r>
    </w:p>
    <w:p w:rsidR="00000000" w:rsidDel="00000000" w:rsidP="00000000" w:rsidRDefault="00000000" w:rsidRPr="00000000" w14:paraId="0000015E">
      <w:pPr>
        <w:numPr>
          <w:ilvl w:val="0"/>
          <w:numId w:val="16"/>
        </w:numPr>
        <w:spacing w:after="0" w:afterAutospacing="0" w:before="240" w:lineRule="auto"/>
        <w:ind w:left="720" w:hanging="360"/>
        <w:jc w:val="left"/>
      </w:pPr>
      <w:r w:rsidDel="00000000" w:rsidR="00000000" w:rsidRPr="00000000">
        <w:rPr>
          <w:rtl w:val="0"/>
        </w:rPr>
        <w:t xml:space="preserve">Có giao dịch nào khớp với INV-002 không</w:t>
      </w:r>
    </w:p>
    <w:p w:rsidR="00000000" w:rsidDel="00000000" w:rsidP="00000000" w:rsidRDefault="00000000" w:rsidRPr="00000000" w14:paraId="0000015F">
      <w:pPr>
        <w:numPr>
          <w:ilvl w:val="0"/>
          <w:numId w:val="16"/>
        </w:numPr>
        <w:spacing w:after="0" w:afterAutospacing="0" w:before="0" w:beforeAutospacing="0" w:lineRule="auto"/>
        <w:ind w:left="720" w:hanging="360"/>
        <w:jc w:val="left"/>
      </w:pPr>
      <w:r w:rsidDel="00000000" w:rsidR="00000000" w:rsidRPr="00000000">
        <w:rPr>
          <w:rtl w:val="0"/>
        </w:rPr>
        <w:t xml:space="preserve">Có giao dịch nào khớp với INV-003 không</w:t>
      </w:r>
    </w:p>
    <w:p w:rsidR="00000000" w:rsidDel="00000000" w:rsidP="00000000" w:rsidRDefault="00000000" w:rsidRPr="00000000" w14:paraId="00000160">
      <w:pPr>
        <w:numPr>
          <w:ilvl w:val="0"/>
          <w:numId w:val="16"/>
        </w:numPr>
        <w:spacing w:after="0" w:afterAutospacing="0" w:before="0" w:beforeAutospacing="0" w:lineRule="auto"/>
        <w:ind w:left="720" w:hanging="360"/>
        <w:jc w:val="left"/>
      </w:pPr>
      <w:r w:rsidDel="00000000" w:rsidR="00000000" w:rsidRPr="00000000">
        <w:rPr>
          <w:rtl w:val="0"/>
        </w:rPr>
        <w:t xml:space="preserve">Có giao dịch nào khớp với INV-004 không</w:t>
      </w:r>
    </w:p>
    <w:p w:rsidR="00000000" w:rsidDel="00000000" w:rsidP="00000000" w:rsidRDefault="00000000" w:rsidRPr="00000000" w14:paraId="00000161">
      <w:pPr>
        <w:numPr>
          <w:ilvl w:val="0"/>
          <w:numId w:val="16"/>
        </w:numPr>
        <w:spacing w:after="240" w:before="0" w:beforeAutospacing="0" w:lineRule="auto"/>
        <w:ind w:left="720" w:hanging="360"/>
        <w:jc w:val="left"/>
      </w:pPr>
      <w:r w:rsidDel="00000000" w:rsidR="00000000" w:rsidRPr="00000000">
        <w:rPr>
          <w:rtl w:val="0"/>
        </w:rPr>
        <w:t xml:space="preserve">Có giao dịch pending, failed, high-risk không</w:t>
      </w:r>
    </w:p>
    <w:p w:rsidR="00000000" w:rsidDel="00000000" w:rsidP="00000000" w:rsidRDefault="00000000" w:rsidRPr="00000000" w14:paraId="00000162">
      <w:pPr>
        <w:spacing w:after="240" w:before="240" w:lineRule="auto"/>
        <w:rPr/>
      </w:pPr>
      <w:r w:rsidDel="00000000" w:rsidR="00000000" w:rsidRPr="00000000">
        <w:rPr>
          <w:rtl w:val="0"/>
        </w:rPr>
        <w:t xml:space="preserve">Diễn giải:</w:t>
      </w:r>
    </w:p>
    <w:p w:rsidR="00000000" w:rsidDel="00000000" w:rsidP="00000000" w:rsidRDefault="00000000" w:rsidRPr="00000000" w14:paraId="00000163">
      <w:pPr>
        <w:rPr/>
      </w:pPr>
      <w:r w:rsidDel="00000000" w:rsidR="00000000" w:rsidRPr="00000000">
        <w:rPr>
          <w:rtl w:val="0"/>
        </w:rPr>
        <w:t xml:space="preserve">Nếu chưa có completed bank transaction,</w:t>
      </w:r>
    </w:p>
    <w:p w:rsidR="00000000" w:rsidDel="00000000" w:rsidP="00000000" w:rsidRDefault="00000000" w:rsidRPr="00000000" w14:paraId="00000164">
      <w:pPr>
        <w:rPr/>
      </w:pPr>
      <w:r w:rsidDel="00000000" w:rsidR="00000000" w:rsidRPr="00000000">
        <w:rPr>
          <w:rtl w:val="0"/>
        </w:rPr>
        <w:t xml:space="preserve">open invoices vẫn là AR, không phải cash.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rPr>
          <w:sz w:val="34"/>
          <w:szCs w:val="34"/>
        </w:rPr>
      </w:pPr>
      <w:bookmarkStart w:colFirst="0" w:colLast="0" w:name="_l8vlvuziiv2n" w:id="49"/>
      <w:bookmarkEnd w:id="49"/>
      <w:r w:rsidDel="00000000" w:rsidR="00000000" w:rsidRPr="00000000">
        <w:rPr>
          <w:sz w:val="34"/>
          <w:szCs w:val="34"/>
          <w:rtl w:val="0"/>
        </w:rPr>
        <w:t xml:space="preserve">Step 5 — Tính liquidity gap</w:t>
      </w:r>
    </w:p>
    <w:p w:rsidR="00000000" w:rsidDel="00000000" w:rsidP="00000000" w:rsidRDefault="00000000" w:rsidRPr="00000000" w14:paraId="00000168">
      <w:pPr>
        <w:spacing w:after="240" w:before="240" w:lineRule="auto"/>
        <w:rPr/>
      </w:pPr>
      <w:r w:rsidDel="00000000" w:rsidR="00000000" w:rsidRPr="00000000">
        <w:rPr>
          <w:rtl w:val="0"/>
        </w:rPr>
        <w:t xml:space="preserve">Agent đọc </w:t>
      </w:r>
      <w:r w:rsidDel="00000000" w:rsidR="00000000" w:rsidRPr="00000000">
        <w:rPr>
          <w:rFonts w:ascii="Roboto Mono" w:cs="Roboto Mono" w:eastAsia="Roboto Mono" w:hAnsi="Roboto Mono"/>
          <w:color w:val="188038"/>
          <w:rtl w:val="0"/>
        </w:rPr>
        <w:t xml:space="preserve">09_CASHFLOW</w:t>
      </w:r>
      <w:r w:rsidDel="00000000" w:rsidR="00000000" w:rsidRPr="00000000">
        <w:rPr>
          <w:rtl w:val="0"/>
        </w:rPr>
        <w:t xml:space="preserve">.</w:t>
      </w:r>
    </w:p>
    <w:p w:rsidR="00000000" w:rsidDel="00000000" w:rsidP="00000000" w:rsidRDefault="00000000" w:rsidRPr="00000000" w14:paraId="00000169">
      <w:pPr>
        <w:spacing w:after="240" w:before="240" w:lineRule="auto"/>
        <w:rPr/>
      </w:pPr>
      <w:r w:rsidDel="00000000" w:rsidR="00000000" w:rsidRPr="00000000">
        <w:rPr>
          <w:rtl w:val="0"/>
        </w:rPr>
        <w:t xml:space="preserve">Kết quả:</w:t>
      </w:r>
    </w:p>
    <w:p w:rsidR="00000000" w:rsidDel="00000000" w:rsidP="00000000" w:rsidRDefault="00000000" w:rsidRPr="00000000" w14:paraId="0000016A">
      <w:pPr>
        <w:rPr/>
      </w:pPr>
      <w:r w:rsidDel="00000000" w:rsidR="00000000" w:rsidRPr="00000000">
        <w:rPr>
          <w:rtl w:val="0"/>
        </w:rPr>
        <w:t xml:space="preserve">Stress months:</w:t>
      </w:r>
    </w:p>
    <w:p w:rsidR="00000000" w:rsidDel="00000000" w:rsidP="00000000" w:rsidRDefault="00000000" w:rsidRPr="00000000" w14:paraId="0000016B">
      <w:pPr>
        <w:rPr/>
      </w:pPr>
      <w:r w:rsidDel="00000000" w:rsidR="00000000" w:rsidRPr="00000000">
        <w:rPr>
          <w:rtl w:val="0"/>
        </w:rPr>
        <w:t xml:space="preserve">- 2026-06</w:t>
      </w:r>
    </w:p>
    <w:p w:rsidR="00000000" w:rsidDel="00000000" w:rsidP="00000000" w:rsidRDefault="00000000" w:rsidRPr="00000000" w14:paraId="0000016C">
      <w:pPr>
        <w:rPr/>
      </w:pPr>
      <w:r w:rsidDel="00000000" w:rsidR="00000000" w:rsidRPr="00000000">
        <w:rPr>
          <w:rtl w:val="0"/>
        </w:rPr>
        <w:t xml:space="preserve">- 2026-08</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Maximum reserve gap = 710M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Diễn giải:</w:t>
      </w:r>
    </w:p>
    <w:p w:rsidR="00000000" w:rsidDel="00000000" w:rsidP="00000000" w:rsidRDefault="00000000" w:rsidRPr="00000000" w14:paraId="00000171">
      <w:pPr>
        <w:rPr/>
      </w:pPr>
      <w:r w:rsidDel="00000000" w:rsidR="00000000" w:rsidRPr="00000000">
        <w:rPr>
          <w:rtl w:val="0"/>
        </w:rPr>
        <w:t xml:space="preserve">OPC có nguy cơ thiếu tiền so với mức dự trữ tối thiểu.</w:t>
      </w:r>
    </w:p>
    <w:p w:rsidR="00000000" w:rsidDel="00000000" w:rsidP="00000000" w:rsidRDefault="00000000" w:rsidRPr="00000000" w14:paraId="00000172">
      <w:pPr>
        <w:rPr/>
      </w:pPr>
      <w:r w:rsidDel="00000000" w:rsidR="00000000" w:rsidRPr="00000000">
        <w:rPr>
          <w:rtl w:val="0"/>
        </w:rPr>
        <w:t xml:space="preserve">Funding need tối thiểu là 710M.</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rPr>
          <w:sz w:val="34"/>
          <w:szCs w:val="34"/>
        </w:rPr>
      </w:pPr>
      <w:bookmarkStart w:colFirst="0" w:colLast="0" w:name="_kt3dduw1j6nu" w:id="50"/>
      <w:bookmarkEnd w:id="50"/>
      <w:r w:rsidDel="00000000" w:rsidR="00000000" w:rsidRPr="00000000">
        <w:rPr>
          <w:sz w:val="34"/>
          <w:szCs w:val="34"/>
          <w:rtl w:val="0"/>
        </w:rPr>
        <w:t xml:space="preserve">Step 6 — Lập kế hoạch thu công nợ</w:t>
      </w:r>
    </w:p>
    <w:p w:rsidR="00000000" w:rsidDel="00000000" w:rsidP="00000000" w:rsidRDefault="00000000" w:rsidRPr="00000000" w14:paraId="00000176">
      <w:pPr>
        <w:spacing w:after="240" w:before="240" w:lineRule="auto"/>
        <w:rPr/>
      </w:pPr>
      <w:r w:rsidDel="00000000" w:rsidR="00000000" w:rsidRPr="00000000">
        <w:rPr>
          <w:rtl w:val="0"/>
        </w:rPr>
        <w:t xml:space="preserve">Agent ưu tiên thu:</w:t>
      </w:r>
    </w:p>
    <w:p w:rsidR="00000000" w:rsidDel="00000000" w:rsidP="00000000" w:rsidRDefault="00000000" w:rsidRPr="00000000" w14:paraId="00000177">
      <w:pPr>
        <w:rPr/>
      </w:pPr>
      <w:r w:rsidDel="00000000" w:rsidR="00000000" w:rsidRPr="00000000">
        <w:rPr>
          <w:rtl w:val="0"/>
        </w:rPr>
        <w:t xml:space="preserve">1. INV-004: 310M</w:t>
      </w:r>
    </w:p>
    <w:p w:rsidR="00000000" w:rsidDel="00000000" w:rsidP="00000000" w:rsidRDefault="00000000" w:rsidRPr="00000000" w14:paraId="00000178">
      <w:pPr>
        <w:rPr/>
      </w:pPr>
      <w:r w:rsidDel="00000000" w:rsidR="00000000" w:rsidRPr="00000000">
        <w:rPr>
          <w:rtl w:val="0"/>
        </w:rPr>
        <w:t xml:space="preserve">2. INV-002: 280M</w:t>
      </w:r>
    </w:p>
    <w:p w:rsidR="00000000" w:rsidDel="00000000" w:rsidP="00000000" w:rsidRDefault="00000000" w:rsidRPr="00000000" w14:paraId="00000179">
      <w:pPr>
        <w:rPr/>
      </w:pPr>
      <w:r w:rsidDel="00000000" w:rsidR="00000000" w:rsidRPr="00000000">
        <w:rPr>
          <w:rtl w:val="0"/>
        </w:rPr>
        <w:t xml:space="preserve">3. INV-003: 45M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Tổng:</w:t>
      </w:r>
    </w:p>
    <w:p w:rsidR="00000000" w:rsidDel="00000000" w:rsidP="00000000" w:rsidRDefault="00000000" w:rsidRPr="00000000" w14:paraId="0000017C">
      <w:pPr>
        <w:rPr/>
      </w:pPr>
      <w:r w:rsidDel="00000000" w:rsidR="00000000" w:rsidRPr="00000000">
        <w:rPr>
          <w:rtl w:val="0"/>
        </w:rPr>
        <w:t xml:space="preserve">Open invoice collection target = 635M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Diễn giải:</w:t>
      </w:r>
    </w:p>
    <w:p w:rsidR="00000000" w:rsidDel="00000000" w:rsidP="00000000" w:rsidRDefault="00000000" w:rsidRPr="00000000" w14:paraId="0000017F">
      <w:pPr>
        <w:rPr/>
      </w:pPr>
      <w:r w:rsidDel="00000000" w:rsidR="00000000" w:rsidRPr="00000000">
        <w:rPr>
          <w:rtl w:val="0"/>
        </w:rPr>
        <w:t xml:space="preserve">Nếu thu được 635M trước tháng áp lực,</w:t>
      </w:r>
    </w:p>
    <w:p w:rsidR="00000000" w:rsidDel="00000000" w:rsidP="00000000" w:rsidRDefault="00000000" w:rsidRPr="00000000" w14:paraId="00000180">
      <w:pPr>
        <w:rPr/>
      </w:pPr>
      <w:r w:rsidDel="00000000" w:rsidR="00000000" w:rsidRPr="00000000">
        <w:rPr>
          <w:rtl w:val="0"/>
        </w:rPr>
        <w:t xml:space="preserve">funding gap 710M có thể giảm mạnh.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rPr>
          <w:sz w:val="34"/>
          <w:szCs w:val="34"/>
        </w:rPr>
      </w:pPr>
      <w:bookmarkStart w:colFirst="0" w:colLast="0" w:name="_2935rh53jpvt" w:id="51"/>
      <w:bookmarkEnd w:id="51"/>
      <w:r w:rsidDel="00000000" w:rsidR="00000000" w:rsidRPr="00000000">
        <w:rPr>
          <w:sz w:val="34"/>
          <w:szCs w:val="34"/>
          <w:rtl w:val="0"/>
        </w:rPr>
        <w:t xml:space="preserve">Step 7 — Lập kịch bản funding need</w:t>
      </w:r>
    </w:p>
    <w:p w:rsidR="00000000" w:rsidDel="00000000" w:rsidP="00000000" w:rsidRDefault="00000000" w:rsidRPr="00000000" w14:paraId="00000184">
      <w:pPr>
        <w:spacing w:after="240" w:before="240" w:lineRule="auto"/>
        <w:rPr/>
      </w:pPr>
      <w:r w:rsidDel="00000000" w:rsidR="00000000" w:rsidRPr="00000000">
        <w:rPr>
          <w:rtl w:val="0"/>
        </w:rPr>
        <w:t xml:space="preserve">Agent tạo các scenario:</w:t>
      </w:r>
    </w:p>
    <w:tbl>
      <w:tblPr>
        <w:tblStyle w:val="Table6"/>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4190"/>
        <w:tblGridChange w:id="0">
          <w:tblGrid>
            <w:gridCol w:w="3095"/>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Kết quả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Base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Cần 710M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Open AR Collection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Có thể giảm nếu thu được 635M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Invoice Issuance Upside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Có thêm upside 2.76B nhưng conditional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Recommended Facility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800M–950M</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Diễn giải đúng:</w:t>
      </w:r>
    </w:p>
    <w:p w:rsidR="00000000" w:rsidDel="00000000" w:rsidP="00000000" w:rsidRDefault="00000000" w:rsidRPr="00000000" w14:paraId="00000190">
      <w:pPr>
        <w:rPr/>
      </w:pPr>
      <w:r w:rsidDel="00000000" w:rsidR="00000000" w:rsidRPr="00000000">
        <w:rPr>
          <w:rtl w:val="0"/>
        </w:rPr>
        <w:t xml:space="preserve">OPC nên chuẩn bị hạn mức 800M–950M.</w:t>
      </w:r>
    </w:p>
    <w:p w:rsidR="00000000" w:rsidDel="00000000" w:rsidP="00000000" w:rsidRDefault="00000000" w:rsidRPr="00000000" w14:paraId="00000191">
      <w:pPr>
        <w:rPr/>
      </w:pPr>
      <w:r w:rsidDel="00000000" w:rsidR="00000000" w:rsidRPr="00000000">
        <w:rPr>
          <w:rtl w:val="0"/>
        </w:rPr>
        <w:t xml:space="preserve">Nhưng không nên rút toàn bộ ngay nếu công nợ 635M có thể thu trước.</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rPr>
          <w:sz w:val="34"/>
          <w:szCs w:val="34"/>
        </w:rPr>
      </w:pPr>
      <w:bookmarkStart w:colFirst="0" w:colLast="0" w:name="_v7y3xmudiizg" w:id="52"/>
      <w:bookmarkEnd w:id="52"/>
      <w:r w:rsidDel="00000000" w:rsidR="00000000" w:rsidRPr="00000000">
        <w:rPr>
          <w:sz w:val="34"/>
          <w:szCs w:val="34"/>
          <w:rtl w:val="0"/>
        </w:rPr>
        <w:t xml:space="preserve">Step 8 — Phân tích margin</w:t>
      </w:r>
    </w:p>
    <w:p w:rsidR="00000000" w:rsidDel="00000000" w:rsidP="00000000" w:rsidRDefault="00000000" w:rsidRPr="00000000" w14:paraId="00000195">
      <w:pPr>
        <w:spacing w:after="240" w:before="240" w:lineRule="auto"/>
        <w:rPr/>
      </w:pPr>
      <w:r w:rsidDel="00000000" w:rsidR="00000000" w:rsidRPr="00000000">
        <w:rPr>
          <w:rtl w:val="0"/>
        </w:rPr>
        <w:t xml:space="preserve">Agent tính:</w:t>
      </w:r>
    </w:p>
    <w:p w:rsidR="00000000" w:rsidDel="00000000" w:rsidP="00000000" w:rsidRDefault="00000000" w:rsidRPr="00000000" w14:paraId="00000196">
      <w:pPr>
        <w:rPr/>
      </w:pPr>
      <w:r w:rsidDel="00000000" w:rsidR="00000000" w:rsidRPr="00000000">
        <w:rPr>
          <w:rtl w:val="0"/>
        </w:rPr>
        <w:t xml:space="preserve">Portfolio revenue = 5.405B</w:t>
      </w:r>
    </w:p>
    <w:p w:rsidR="00000000" w:rsidDel="00000000" w:rsidP="00000000" w:rsidRDefault="00000000" w:rsidRPr="00000000" w14:paraId="00000197">
      <w:pPr>
        <w:rPr/>
      </w:pPr>
      <w:r w:rsidDel="00000000" w:rsidR="00000000" w:rsidRPr="00000000">
        <w:rPr>
          <w:rtl w:val="0"/>
        </w:rPr>
        <w:t xml:space="preserve">Portfolio margin amount = 1.493B</w:t>
      </w:r>
    </w:p>
    <w:p w:rsidR="00000000" w:rsidDel="00000000" w:rsidP="00000000" w:rsidRDefault="00000000" w:rsidRPr="00000000" w14:paraId="00000198">
      <w:pPr>
        <w:rPr/>
      </w:pPr>
      <w:r w:rsidDel="00000000" w:rsidR="00000000" w:rsidRPr="00000000">
        <w:rPr>
          <w:rtl w:val="0"/>
        </w:rPr>
        <w:t xml:space="preserve">Portfolio margin pct = 27.6%</w:t>
      </w:r>
    </w:p>
    <w:p w:rsidR="00000000" w:rsidDel="00000000" w:rsidP="00000000" w:rsidRDefault="00000000" w:rsidRPr="00000000" w14:paraId="00000199">
      <w:pPr>
        <w:rPr/>
      </w:pPr>
      <w:r w:rsidDel="00000000" w:rsidR="00000000" w:rsidRPr="00000000">
        <w:rPr>
          <w:rtl w:val="0"/>
        </w:rPr>
        <w:t xml:space="preserve">Target margin = 28%</w:t>
      </w:r>
    </w:p>
    <w:p w:rsidR="00000000" w:rsidDel="00000000" w:rsidP="00000000" w:rsidRDefault="00000000" w:rsidRPr="00000000" w14:paraId="0000019A">
      <w:pPr>
        <w:rPr/>
      </w:pPr>
      <w:r w:rsidDel="00000000" w:rsidR="00000000" w:rsidRPr="00000000">
        <w:rPr>
          <w:rtl w:val="0"/>
        </w:rPr>
        <w:t xml:space="preserve">Margin gap = -0.4 percentage point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Diễn giải:</w:t>
      </w:r>
    </w:p>
    <w:p w:rsidR="00000000" w:rsidDel="00000000" w:rsidP="00000000" w:rsidRDefault="00000000" w:rsidRPr="00000000" w14:paraId="0000019D">
      <w:pPr>
        <w:rPr/>
      </w:pPr>
      <w:r w:rsidDel="00000000" w:rsidR="00000000" w:rsidRPr="00000000">
        <w:rPr>
          <w:rtl w:val="0"/>
        </w:rPr>
        <w:t xml:space="preserve">OPC có margin hơi thấp hơn target.</w:t>
      </w:r>
    </w:p>
    <w:p w:rsidR="00000000" w:rsidDel="00000000" w:rsidP="00000000" w:rsidRDefault="00000000" w:rsidRPr="00000000" w14:paraId="0000019E">
      <w:pPr>
        <w:rPr/>
      </w:pPr>
      <w:r w:rsidDel="00000000" w:rsidR="00000000" w:rsidRPr="00000000">
        <w:rPr>
          <w:rtl w:val="0"/>
        </w:rPr>
        <w:t xml:space="preserve">Vấn đề không chỉ là thiếu tiền theo thời điểm,</w:t>
      </w:r>
    </w:p>
    <w:p w:rsidR="00000000" w:rsidDel="00000000" w:rsidP="00000000" w:rsidRDefault="00000000" w:rsidRPr="00000000" w14:paraId="0000019F">
      <w:pPr>
        <w:rPr/>
      </w:pPr>
      <w:r w:rsidDel="00000000" w:rsidR="00000000" w:rsidRPr="00000000">
        <w:rPr>
          <w:rtl w:val="0"/>
        </w:rPr>
        <w:t xml:space="preserve">mà còn có áp lực lợi nhuận khi nhận các đơn hàng lớn.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rPr>
          <w:sz w:val="34"/>
          <w:szCs w:val="34"/>
        </w:rPr>
      </w:pPr>
      <w:bookmarkStart w:colFirst="0" w:colLast="0" w:name="_yyabl6azlcnk" w:id="53"/>
      <w:bookmarkEnd w:id="53"/>
      <w:r w:rsidDel="00000000" w:rsidR="00000000" w:rsidRPr="00000000">
        <w:rPr>
          <w:sz w:val="34"/>
          <w:szCs w:val="34"/>
          <w:rtl w:val="0"/>
        </w:rPr>
        <w:t xml:space="preserve">Step 9 — Tạo Finance Feature Pack</w:t>
      </w:r>
    </w:p>
    <w:p w:rsidR="00000000" w:rsidDel="00000000" w:rsidP="00000000" w:rsidRDefault="00000000" w:rsidRPr="00000000" w14:paraId="000001A3">
      <w:pPr>
        <w:spacing w:after="240" w:before="240" w:lineRule="auto"/>
        <w:rPr/>
      </w:pPr>
      <w:r w:rsidDel="00000000" w:rsidR="00000000" w:rsidRPr="00000000">
        <w:rPr>
          <w:rtl w:val="0"/>
        </w:rPr>
        <w:t xml:space="preserve">Agent gửi sang Risk Agent:</w:t>
      </w:r>
    </w:p>
    <w:p w:rsidR="00000000" w:rsidDel="00000000" w:rsidP="00000000" w:rsidRDefault="00000000" w:rsidRPr="00000000" w14:paraId="000001A4">
      <w:pPr>
        <w:rPr/>
      </w:pPr>
      <w:r w:rsidDel="00000000" w:rsidR="00000000" w:rsidRPr="00000000">
        <w:rPr>
          <w:rtl w:val="0"/>
        </w:rPr>
        <w:t xml:space="preserve">Finance readiness status: Conditional</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Lý do:</w:t>
      </w:r>
    </w:p>
    <w:p w:rsidR="00000000" w:rsidDel="00000000" w:rsidP="00000000" w:rsidRDefault="00000000" w:rsidRPr="00000000" w14:paraId="000001A7">
      <w:pPr>
        <w:rPr/>
      </w:pPr>
      <w:r w:rsidDel="00000000" w:rsidR="00000000" w:rsidRPr="00000000">
        <w:rPr>
          <w:rtl w:val="0"/>
        </w:rPr>
        <w:t xml:space="preserve">- Có reserve gap 710M</w:t>
      </w:r>
    </w:p>
    <w:p w:rsidR="00000000" w:rsidDel="00000000" w:rsidP="00000000" w:rsidRDefault="00000000" w:rsidRPr="00000000" w14:paraId="000001A8">
      <w:pPr>
        <w:rPr/>
      </w:pPr>
      <w:r w:rsidDel="00000000" w:rsidR="00000000" w:rsidRPr="00000000">
        <w:rPr>
          <w:rtl w:val="0"/>
        </w:rPr>
        <w:t xml:space="preserve">- Có stress months ở 2026-06 và 2026-08</w:t>
      </w:r>
    </w:p>
    <w:p w:rsidR="00000000" w:rsidDel="00000000" w:rsidP="00000000" w:rsidRDefault="00000000" w:rsidRPr="00000000" w14:paraId="000001A9">
      <w:pPr>
        <w:rPr/>
      </w:pPr>
      <w:r w:rsidDel="00000000" w:rsidR="00000000" w:rsidRPr="00000000">
        <w:rPr>
          <w:rtl w:val="0"/>
        </w:rPr>
        <w:t xml:space="preserve">- Có 635M open invoices có thể thu</w:t>
      </w:r>
    </w:p>
    <w:p w:rsidR="00000000" w:rsidDel="00000000" w:rsidP="00000000" w:rsidRDefault="00000000" w:rsidRPr="00000000" w14:paraId="000001AA">
      <w:pPr>
        <w:rPr/>
      </w:pPr>
      <w:r w:rsidDel="00000000" w:rsidR="00000000" w:rsidRPr="00000000">
        <w:rPr>
          <w:rtl w:val="0"/>
        </w:rPr>
        <w:t xml:space="preserve">- Có 2.76B not-issued invoices nhưng chưa chắc chắn</w:t>
      </w:r>
    </w:p>
    <w:p w:rsidR="00000000" w:rsidDel="00000000" w:rsidP="00000000" w:rsidRDefault="00000000" w:rsidRPr="00000000" w14:paraId="000001AB">
      <w:pPr>
        <w:rPr/>
      </w:pPr>
      <w:r w:rsidDel="00000000" w:rsidR="00000000" w:rsidRPr="00000000">
        <w:rPr>
          <w:rtl w:val="0"/>
        </w:rPr>
        <w:t xml:space="preserve">- Margin thấp hơn target nhẹ</w:t>
      </w:r>
    </w:p>
    <w:p w:rsidR="00000000" w:rsidDel="00000000" w:rsidP="00000000" w:rsidRDefault="00000000" w:rsidRPr="00000000" w14:paraId="000001AC">
      <w:pPr>
        <w:rPr/>
      </w:pPr>
      <w:r w:rsidDel="00000000" w:rsidR="00000000" w:rsidRPr="00000000">
        <w:rPr>
          <w:rtl w:val="0"/>
        </w:rPr>
        <w:t xml:space="preserve">- Cần xác nhận thêm bank transactions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rPr>
          <w:sz w:val="46"/>
          <w:szCs w:val="46"/>
        </w:rPr>
      </w:pPr>
      <w:bookmarkStart w:colFirst="0" w:colLast="0" w:name="_xu7y1cmwh58x" w:id="54"/>
      <w:bookmarkEnd w:id="54"/>
      <w:r w:rsidDel="00000000" w:rsidR="00000000" w:rsidRPr="00000000">
        <w:rPr>
          <w:sz w:val="46"/>
          <w:szCs w:val="46"/>
          <w:rtl w:val="0"/>
        </w:rPr>
        <w:t xml:space="preserve">7. Schema đề xuất cho Finance Feature Pack</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  "finance_feature_pack": {</w:t>
      </w:r>
    </w:p>
    <w:p w:rsidR="00000000" w:rsidDel="00000000" w:rsidP="00000000" w:rsidRDefault="00000000" w:rsidRPr="00000000" w14:paraId="000001B2">
      <w:pPr>
        <w:rPr/>
      </w:pPr>
      <w:r w:rsidDel="00000000" w:rsidR="00000000" w:rsidRPr="00000000">
        <w:rPr>
          <w:rtl w:val="0"/>
        </w:rPr>
        <w:t xml:space="preserve">    "metadata": {</w:t>
      </w:r>
    </w:p>
    <w:p w:rsidR="00000000" w:rsidDel="00000000" w:rsidP="00000000" w:rsidRDefault="00000000" w:rsidRPr="00000000" w14:paraId="000001B3">
      <w:pPr>
        <w:rPr/>
      </w:pPr>
      <w:r w:rsidDel="00000000" w:rsidR="00000000" w:rsidRPr="00000000">
        <w:rPr>
          <w:rtl w:val="0"/>
        </w:rPr>
        <w:t xml:space="preserve">      "analysis_id": "FIN-ANALYSIS-YYYYMMDD-001",</w:t>
      </w:r>
    </w:p>
    <w:p w:rsidR="00000000" w:rsidDel="00000000" w:rsidP="00000000" w:rsidRDefault="00000000" w:rsidRPr="00000000" w14:paraId="000001B4">
      <w:pPr>
        <w:rPr/>
      </w:pPr>
      <w:r w:rsidDel="00000000" w:rsidR="00000000" w:rsidRPr="00000000">
        <w:rPr>
          <w:rtl w:val="0"/>
        </w:rPr>
        <w:t xml:space="preserve">      "agent": "Finance Agent",</w:t>
      </w:r>
    </w:p>
    <w:p w:rsidR="00000000" w:rsidDel="00000000" w:rsidP="00000000" w:rsidRDefault="00000000" w:rsidRPr="00000000" w14:paraId="000001B5">
      <w:pPr>
        <w:rPr/>
      </w:pPr>
      <w:r w:rsidDel="00000000" w:rsidR="00000000" w:rsidRPr="00000000">
        <w:rPr>
          <w:rtl w:val="0"/>
        </w:rPr>
        <w:t xml:space="preserve">      "generated_at": "timestamp",</w:t>
      </w:r>
    </w:p>
    <w:p w:rsidR="00000000" w:rsidDel="00000000" w:rsidP="00000000" w:rsidRDefault="00000000" w:rsidRPr="00000000" w14:paraId="000001B6">
      <w:pPr>
        <w:rPr/>
      </w:pPr>
      <w:r w:rsidDel="00000000" w:rsidR="00000000" w:rsidRPr="00000000">
        <w:rPr>
          <w:rtl w:val="0"/>
        </w:rPr>
        <w:t xml:space="preserve">      "scope": "portfolio / contract / order / monthly_cashflow",</w:t>
      </w:r>
    </w:p>
    <w:p w:rsidR="00000000" w:rsidDel="00000000" w:rsidP="00000000" w:rsidRDefault="00000000" w:rsidRPr="00000000" w14:paraId="000001B7">
      <w:pPr>
        <w:rPr/>
      </w:pPr>
      <w:r w:rsidDel="00000000" w:rsidR="00000000" w:rsidRPr="00000000">
        <w:rPr>
          <w:rtl w:val="0"/>
        </w:rPr>
        <w:t xml:space="preserve">      "input_tables": [</w:t>
      </w:r>
    </w:p>
    <w:p w:rsidR="00000000" w:rsidDel="00000000" w:rsidP="00000000" w:rsidRDefault="00000000" w:rsidRPr="00000000" w14:paraId="000001B8">
      <w:pPr>
        <w:rPr/>
      </w:pPr>
      <w:r w:rsidDel="00000000" w:rsidR="00000000" w:rsidRPr="00000000">
        <w:rPr>
          <w:rtl w:val="0"/>
        </w:rPr>
        <w:t xml:space="preserve">        "04_CONTRACTS",</w:t>
      </w:r>
    </w:p>
    <w:p w:rsidR="00000000" w:rsidDel="00000000" w:rsidP="00000000" w:rsidRDefault="00000000" w:rsidRPr="00000000" w14:paraId="000001B9">
      <w:pPr>
        <w:rPr/>
      </w:pPr>
      <w:r w:rsidDel="00000000" w:rsidR="00000000" w:rsidRPr="00000000">
        <w:rPr>
          <w:rtl w:val="0"/>
        </w:rPr>
        <w:t xml:space="preserve">        "06_ORDERS",</w:t>
      </w:r>
    </w:p>
    <w:p w:rsidR="00000000" w:rsidDel="00000000" w:rsidP="00000000" w:rsidRDefault="00000000" w:rsidRPr="00000000" w14:paraId="000001BA">
      <w:pPr>
        <w:rPr/>
      </w:pPr>
      <w:r w:rsidDel="00000000" w:rsidR="00000000" w:rsidRPr="00000000">
        <w:rPr>
          <w:rtl w:val="0"/>
        </w:rPr>
        <w:t xml:space="preserve">        "07_INVOICES",</w:t>
      </w:r>
    </w:p>
    <w:p w:rsidR="00000000" w:rsidDel="00000000" w:rsidP="00000000" w:rsidRDefault="00000000" w:rsidRPr="00000000" w14:paraId="000001BB">
      <w:pPr>
        <w:rPr/>
      </w:pPr>
      <w:r w:rsidDel="00000000" w:rsidR="00000000" w:rsidRPr="00000000">
        <w:rPr>
          <w:rtl w:val="0"/>
        </w:rPr>
        <w:t xml:space="preserve">        "08_BANK_TXN",</w:t>
      </w:r>
    </w:p>
    <w:p w:rsidR="00000000" w:rsidDel="00000000" w:rsidP="00000000" w:rsidRDefault="00000000" w:rsidRPr="00000000" w14:paraId="000001BC">
      <w:pPr>
        <w:rPr/>
      </w:pPr>
      <w:r w:rsidDel="00000000" w:rsidR="00000000" w:rsidRPr="00000000">
        <w:rPr>
          <w:rtl w:val="0"/>
        </w:rPr>
        <w:t xml:space="preserve">        "09_CASHFLOW"</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"optional_tables_used": [</w:t>
      </w:r>
    </w:p>
    <w:p w:rsidR="00000000" w:rsidDel="00000000" w:rsidP="00000000" w:rsidRDefault="00000000" w:rsidRPr="00000000" w14:paraId="000001BF">
      <w:pPr>
        <w:rPr/>
      </w:pPr>
      <w:r w:rsidDel="00000000" w:rsidR="00000000" w:rsidRPr="00000000">
        <w:rPr>
          <w:rtl w:val="0"/>
        </w:rPr>
        <w:t xml:space="preserve">        "02_OPC_PROFILE",</w:t>
      </w:r>
    </w:p>
    <w:p w:rsidR="00000000" w:rsidDel="00000000" w:rsidP="00000000" w:rsidRDefault="00000000" w:rsidRPr="00000000" w14:paraId="000001C0">
      <w:pPr>
        <w:rPr/>
      </w:pPr>
      <w:r w:rsidDel="00000000" w:rsidR="00000000" w:rsidRPr="00000000">
        <w:rPr>
          <w:rtl w:val="0"/>
        </w:rPr>
        <w:t xml:space="preserve">        "03_CUSTOMERS",</w:t>
      </w:r>
    </w:p>
    <w:p w:rsidR="00000000" w:rsidDel="00000000" w:rsidP="00000000" w:rsidRDefault="00000000" w:rsidRPr="00000000" w14:paraId="000001C1">
      <w:pPr>
        <w:rPr/>
      </w:pPr>
      <w:r w:rsidDel="00000000" w:rsidR="00000000" w:rsidRPr="00000000">
        <w:rPr>
          <w:rtl w:val="0"/>
        </w:rPr>
        <w:t xml:space="preserve">        "05_SERVICES"</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"output_for": "Risk Agent",</w:t>
      </w:r>
    </w:p>
    <w:p w:rsidR="00000000" w:rsidDel="00000000" w:rsidP="00000000" w:rsidRDefault="00000000" w:rsidRPr="00000000" w14:paraId="000001C4">
      <w:pPr>
        <w:rPr/>
      </w:pPr>
      <w:r w:rsidDel="00000000" w:rsidR="00000000" w:rsidRPr="00000000">
        <w:rPr>
          <w:rtl w:val="0"/>
        </w:rPr>
        <w:t xml:space="preserve">      "decision_card_generated": false</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"liquidity_brief": {</w:t>
      </w:r>
    </w:p>
    <w:p w:rsidR="00000000" w:rsidDel="00000000" w:rsidP="00000000" w:rsidRDefault="00000000" w:rsidRPr="00000000" w14:paraId="000001C7">
      <w:pPr>
        <w:rPr/>
      </w:pPr>
      <w:r w:rsidDel="00000000" w:rsidR="00000000" w:rsidRPr="00000000">
        <w:rPr>
          <w:rtl w:val="0"/>
        </w:rPr>
        <w:t xml:space="preserve">      "cash_reserve_minimum": 0,</w:t>
      </w:r>
    </w:p>
    <w:p w:rsidR="00000000" w:rsidDel="00000000" w:rsidP="00000000" w:rsidRDefault="00000000" w:rsidRPr="00000000" w14:paraId="000001C8">
      <w:pPr>
        <w:rPr/>
      </w:pPr>
      <w:r w:rsidDel="00000000" w:rsidR="00000000" w:rsidRPr="00000000">
        <w:rPr>
          <w:rtl w:val="0"/>
        </w:rPr>
        <w:t xml:space="preserve">      "projected_closing_cash_by_month": [</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"month": "2026-06",</w:t>
      </w:r>
    </w:p>
    <w:p w:rsidR="00000000" w:rsidDel="00000000" w:rsidP="00000000" w:rsidRDefault="00000000" w:rsidRPr="00000000" w14:paraId="000001CB">
      <w:pPr>
        <w:rPr/>
      </w:pPr>
      <w:r w:rsidDel="00000000" w:rsidR="00000000" w:rsidRPr="00000000">
        <w:rPr>
          <w:rtl w:val="0"/>
        </w:rPr>
        <w:t xml:space="preserve">          "projected_closing_cash": 0,</w:t>
      </w:r>
    </w:p>
    <w:p w:rsidR="00000000" w:rsidDel="00000000" w:rsidP="00000000" w:rsidRDefault="00000000" w:rsidRPr="00000000" w14:paraId="000001CC">
      <w:pPr>
        <w:rPr/>
      </w:pPr>
      <w:r w:rsidDel="00000000" w:rsidR="00000000" w:rsidRPr="00000000">
        <w:rPr>
          <w:rtl w:val="0"/>
        </w:rPr>
        <w:t xml:space="preserve">          "cash_reserve_minimum": 0,</w:t>
      </w:r>
    </w:p>
    <w:p w:rsidR="00000000" w:rsidDel="00000000" w:rsidP="00000000" w:rsidRDefault="00000000" w:rsidRPr="00000000" w14:paraId="000001CD">
      <w:pPr>
        <w:rPr/>
      </w:pPr>
      <w:r w:rsidDel="00000000" w:rsidR="00000000" w:rsidRPr="00000000">
        <w:rPr>
          <w:rtl w:val="0"/>
        </w:rPr>
        <w:t xml:space="preserve">          "reserve_gap": 0</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"max_reserve_gap": 710000000,</w:t>
      </w:r>
    </w:p>
    <w:p w:rsidR="00000000" w:rsidDel="00000000" w:rsidP="00000000" w:rsidRDefault="00000000" w:rsidRPr="00000000" w14:paraId="000001D1">
      <w:pPr>
        <w:rPr/>
      </w:pPr>
      <w:r w:rsidDel="00000000" w:rsidR="00000000" w:rsidRPr="00000000">
        <w:rPr>
          <w:rtl w:val="0"/>
        </w:rPr>
        <w:t xml:space="preserve">      "stress_months": [</w:t>
      </w:r>
    </w:p>
    <w:p w:rsidR="00000000" w:rsidDel="00000000" w:rsidP="00000000" w:rsidRDefault="00000000" w:rsidRPr="00000000" w14:paraId="000001D2">
      <w:pPr>
        <w:rPr/>
      </w:pPr>
      <w:r w:rsidDel="00000000" w:rsidR="00000000" w:rsidRPr="00000000">
        <w:rPr>
          <w:rtl w:val="0"/>
        </w:rPr>
        <w:t xml:space="preserve">        "2026-06",</w:t>
      </w:r>
    </w:p>
    <w:p w:rsidR="00000000" w:rsidDel="00000000" w:rsidP="00000000" w:rsidRDefault="00000000" w:rsidRPr="00000000" w14:paraId="000001D3">
      <w:pPr>
        <w:rPr/>
      </w:pPr>
      <w:r w:rsidDel="00000000" w:rsidR="00000000" w:rsidRPr="00000000">
        <w:rPr>
          <w:rtl w:val="0"/>
        </w:rPr>
        <w:t xml:space="preserve">        "2026-08"</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"minimum_liquidity_need": 710000000,</w:t>
      </w:r>
    </w:p>
    <w:p w:rsidR="00000000" w:rsidDel="00000000" w:rsidP="00000000" w:rsidRDefault="00000000" w:rsidRPr="00000000" w14:paraId="000001D6">
      <w:pPr>
        <w:rPr/>
      </w:pPr>
      <w:r w:rsidDel="00000000" w:rsidR="00000000" w:rsidRPr="00000000">
        <w:rPr>
          <w:rtl w:val="0"/>
        </w:rPr>
        <w:t xml:space="preserve">      "liquidity_pressure_level": "High",</w:t>
      </w:r>
    </w:p>
    <w:p w:rsidR="00000000" w:rsidDel="00000000" w:rsidP="00000000" w:rsidRDefault="00000000" w:rsidRPr="00000000" w14:paraId="000001D7">
      <w:pPr>
        <w:rPr/>
      </w:pPr>
      <w:r w:rsidDel="00000000" w:rsidR="00000000" w:rsidRPr="00000000">
        <w:rPr>
          <w:rtl w:val="0"/>
        </w:rPr>
        <w:t xml:space="preserve">      "recommended_available_facility_range": {</w:t>
      </w:r>
    </w:p>
    <w:p w:rsidR="00000000" w:rsidDel="00000000" w:rsidP="00000000" w:rsidRDefault="00000000" w:rsidRPr="00000000" w14:paraId="000001D8">
      <w:pPr>
        <w:rPr/>
      </w:pPr>
      <w:r w:rsidDel="00000000" w:rsidR="00000000" w:rsidRPr="00000000">
        <w:rPr>
          <w:rtl w:val="0"/>
        </w:rPr>
        <w:t xml:space="preserve">        "min": 800000000,</w:t>
      </w:r>
    </w:p>
    <w:p w:rsidR="00000000" w:rsidDel="00000000" w:rsidP="00000000" w:rsidRDefault="00000000" w:rsidRPr="00000000" w14:paraId="000001D9">
      <w:pPr>
        <w:rPr/>
      </w:pPr>
      <w:r w:rsidDel="00000000" w:rsidR="00000000" w:rsidRPr="00000000">
        <w:rPr>
          <w:rtl w:val="0"/>
        </w:rPr>
        <w:t xml:space="preserve">        "max": 950000000</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"drawdown_note": "Do not draw the full facility immediately if open invoices can be collected first."</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"ar_action_plan": {</w:t>
      </w:r>
    </w:p>
    <w:p w:rsidR="00000000" w:rsidDel="00000000" w:rsidP="00000000" w:rsidRDefault="00000000" w:rsidRPr="00000000" w14:paraId="000001DE">
      <w:pPr>
        <w:rPr/>
      </w:pPr>
      <w:r w:rsidDel="00000000" w:rsidR="00000000" w:rsidRPr="00000000">
        <w:rPr>
          <w:rtl w:val="0"/>
        </w:rPr>
        <w:t xml:space="preserve">      "open_invoice_total": 635000000,</w:t>
      </w:r>
    </w:p>
    <w:p w:rsidR="00000000" w:rsidDel="00000000" w:rsidP="00000000" w:rsidRDefault="00000000" w:rsidRPr="00000000" w14:paraId="000001DF">
      <w:pPr>
        <w:rPr/>
      </w:pPr>
      <w:r w:rsidDel="00000000" w:rsidR="00000000" w:rsidRPr="00000000">
        <w:rPr>
          <w:rtl w:val="0"/>
        </w:rPr>
        <w:t xml:space="preserve">      "overdue_invoice_total": 0,</w:t>
      </w:r>
    </w:p>
    <w:p w:rsidR="00000000" w:rsidDel="00000000" w:rsidP="00000000" w:rsidRDefault="00000000" w:rsidRPr="00000000" w14:paraId="000001E0">
      <w:pPr>
        <w:rPr/>
      </w:pPr>
      <w:r w:rsidDel="00000000" w:rsidR="00000000" w:rsidRPr="00000000">
        <w:rPr>
          <w:rtl w:val="0"/>
        </w:rPr>
        <w:t xml:space="preserve">      "immediate_collection":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"invoice_id": "INV-002",</w:t>
      </w:r>
    </w:p>
    <w:p w:rsidR="00000000" w:rsidDel="00000000" w:rsidP="00000000" w:rsidRDefault="00000000" w:rsidRPr="00000000" w14:paraId="000001E3">
      <w:pPr>
        <w:rPr/>
      </w:pPr>
      <w:r w:rsidDel="00000000" w:rsidR="00000000" w:rsidRPr="00000000">
        <w:rPr>
          <w:rtl w:val="0"/>
        </w:rPr>
        <w:t xml:space="preserve">          "customer_id": "CUS-002",</w:t>
      </w:r>
    </w:p>
    <w:p w:rsidR="00000000" w:rsidDel="00000000" w:rsidP="00000000" w:rsidRDefault="00000000" w:rsidRPr="00000000" w14:paraId="000001E4">
      <w:pPr>
        <w:rPr/>
      </w:pPr>
      <w:r w:rsidDel="00000000" w:rsidR="00000000" w:rsidRPr="00000000">
        <w:rPr>
          <w:rtl w:val="0"/>
        </w:rPr>
        <w:t xml:space="preserve">          "amount": 280000000,</w:t>
      </w:r>
    </w:p>
    <w:p w:rsidR="00000000" w:rsidDel="00000000" w:rsidP="00000000" w:rsidRDefault="00000000" w:rsidRPr="00000000" w14:paraId="000001E5">
      <w:pPr>
        <w:rPr/>
      </w:pPr>
      <w:r w:rsidDel="00000000" w:rsidR="00000000" w:rsidRPr="00000000">
        <w:rPr>
          <w:rtl w:val="0"/>
        </w:rPr>
        <w:t xml:space="preserve">          "due_date": "YYYY-MM-DD",</w:t>
      </w:r>
    </w:p>
    <w:p w:rsidR="00000000" w:rsidDel="00000000" w:rsidP="00000000" w:rsidRDefault="00000000" w:rsidRPr="00000000" w14:paraId="000001E6">
      <w:pPr>
        <w:rPr/>
      </w:pPr>
      <w:r w:rsidDel="00000000" w:rsidR="00000000" w:rsidRPr="00000000">
        <w:rPr>
          <w:rtl w:val="0"/>
        </w:rPr>
        <w:t xml:space="preserve">          "collection_priority": "High",</w:t>
      </w:r>
    </w:p>
    <w:p w:rsidR="00000000" w:rsidDel="00000000" w:rsidP="00000000" w:rsidRDefault="00000000" w:rsidRPr="00000000" w14:paraId="000001E7">
      <w:pPr>
        <w:rPr/>
      </w:pPr>
      <w:r w:rsidDel="00000000" w:rsidR="00000000" w:rsidRPr="00000000">
        <w:rPr>
          <w:rtl w:val="0"/>
        </w:rPr>
        <w:t xml:space="preserve">          "required_action": "Collect immediately or confirm pending bank transaction",</w:t>
      </w:r>
    </w:p>
    <w:p w:rsidR="00000000" w:rsidDel="00000000" w:rsidP="00000000" w:rsidRDefault="00000000" w:rsidRPr="00000000" w14:paraId="000001E8">
      <w:pPr>
        <w:rPr/>
      </w:pPr>
      <w:r w:rsidDel="00000000" w:rsidR="00000000" w:rsidRPr="00000000">
        <w:rPr>
          <w:rtl w:val="0"/>
        </w:rPr>
        <w:t xml:space="preserve">          "impact_on_funding_gap": "High"</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"estimated_collectible_amount_before_stress_month": 635000000,</w:t>
      </w:r>
    </w:p>
    <w:p w:rsidR="00000000" w:rsidDel="00000000" w:rsidP="00000000" w:rsidRDefault="00000000" w:rsidRPr="00000000" w14:paraId="000001EC">
      <w:pPr>
        <w:rPr/>
      </w:pPr>
      <w:r w:rsidDel="00000000" w:rsidR="00000000" w:rsidRPr="00000000">
        <w:rPr>
          <w:rtl w:val="0"/>
        </w:rPr>
        <w:t xml:space="preserve">      "funding_gap_reduction_potential": "High if confirmed by bank transaction"</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"invoice_issuance_plan": {</w:t>
      </w:r>
    </w:p>
    <w:p w:rsidR="00000000" w:rsidDel="00000000" w:rsidP="00000000" w:rsidRDefault="00000000" w:rsidRPr="00000000" w14:paraId="000001EF">
      <w:pPr>
        <w:rPr/>
      </w:pPr>
      <w:r w:rsidDel="00000000" w:rsidR="00000000" w:rsidRPr="00000000">
        <w:rPr>
          <w:rtl w:val="0"/>
        </w:rPr>
        <w:t xml:space="preserve">      "not_issued_invoice_total": 2760000000,</w:t>
      </w:r>
    </w:p>
    <w:p w:rsidR="00000000" w:rsidDel="00000000" w:rsidP="00000000" w:rsidRDefault="00000000" w:rsidRPr="00000000" w14:paraId="000001F0">
      <w:pPr>
        <w:rPr/>
      </w:pPr>
      <w:r w:rsidDel="00000000" w:rsidR="00000000" w:rsidRPr="00000000">
        <w:rPr>
          <w:rtl w:val="0"/>
        </w:rPr>
        <w:t xml:space="preserve">      "not_issued_invoices": [</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"invoice_id": "INV-005",</w:t>
      </w:r>
    </w:p>
    <w:p w:rsidR="00000000" w:rsidDel="00000000" w:rsidP="00000000" w:rsidRDefault="00000000" w:rsidRPr="00000000" w14:paraId="000001F3">
      <w:pPr>
        <w:rPr/>
      </w:pPr>
      <w:r w:rsidDel="00000000" w:rsidR="00000000" w:rsidRPr="00000000">
        <w:rPr>
          <w:rtl w:val="0"/>
        </w:rPr>
        <w:t xml:space="preserve">          "order_id": "ORD-005",</w:t>
      </w:r>
    </w:p>
    <w:p w:rsidR="00000000" w:rsidDel="00000000" w:rsidP="00000000" w:rsidRDefault="00000000" w:rsidRPr="00000000" w14:paraId="000001F4">
      <w:pPr>
        <w:rPr/>
      </w:pPr>
      <w:r w:rsidDel="00000000" w:rsidR="00000000" w:rsidRPr="00000000">
        <w:rPr>
          <w:rtl w:val="0"/>
        </w:rPr>
        <w:t xml:space="preserve">          "amount": 1600000000,</w:t>
      </w:r>
    </w:p>
    <w:p w:rsidR="00000000" w:rsidDel="00000000" w:rsidP="00000000" w:rsidRDefault="00000000" w:rsidRPr="00000000" w14:paraId="000001F5">
      <w:pPr>
        <w:rPr/>
      </w:pPr>
      <w:r w:rsidDel="00000000" w:rsidR="00000000" w:rsidRPr="00000000">
        <w:rPr>
          <w:rtl w:val="0"/>
        </w:rPr>
        <w:t xml:space="preserve">          "billing_status": "Not issued",</w:t>
      </w:r>
    </w:p>
    <w:p w:rsidR="00000000" w:rsidDel="00000000" w:rsidP="00000000" w:rsidRDefault="00000000" w:rsidRPr="00000000" w14:paraId="000001F6">
      <w:pPr>
        <w:rPr/>
      </w:pPr>
      <w:r w:rsidDel="00000000" w:rsidR="00000000" w:rsidRPr="00000000">
        <w:rPr>
          <w:rtl w:val="0"/>
        </w:rPr>
        <w:t xml:space="preserve">          "required_check": "Confirm delivery or acceptance evidence before issuance",</w:t>
      </w:r>
    </w:p>
    <w:p w:rsidR="00000000" w:rsidDel="00000000" w:rsidP="00000000" w:rsidRDefault="00000000" w:rsidRPr="00000000" w14:paraId="000001F7">
      <w:pPr>
        <w:rPr/>
      </w:pPr>
      <w:r w:rsidDel="00000000" w:rsidR="00000000" w:rsidRPr="00000000">
        <w:rPr>
          <w:rtl w:val="0"/>
        </w:rPr>
        <w:t xml:space="preserve">          "expected_billing_month": "YYYY-MM",</w:t>
      </w:r>
    </w:p>
    <w:p w:rsidR="00000000" w:rsidDel="00000000" w:rsidP="00000000" w:rsidRDefault="00000000" w:rsidRPr="00000000" w14:paraId="000001F8">
      <w:pPr>
        <w:rPr/>
      </w:pPr>
      <w:r w:rsidDel="00000000" w:rsidR="00000000" w:rsidRPr="00000000">
        <w:rPr>
          <w:rtl w:val="0"/>
        </w:rPr>
        <w:t xml:space="preserve">          "expected_cash_in_month": "YYYY-MM",</w:t>
      </w:r>
    </w:p>
    <w:p w:rsidR="00000000" w:rsidDel="00000000" w:rsidP="00000000" w:rsidRDefault="00000000" w:rsidRPr="00000000" w14:paraId="000001F9">
      <w:pPr>
        <w:rPr/>
      </w:pPr>
      <w:r w:rsidDel="00000000" w:rsidR="00000000" w:rsidRPr="00000000">
        <w:rPr>
          <w:rtl w:val="0"/>
        </w:rPr>
        <w:t xml:space="preserve">          "confidence": "Conditional"</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"note": "Not-issued invoices are potential receivables, not confirmed cash."</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"bank_reconciliation_summary": {</w:t>
      </w:r>
    </w:p>
    <w:p w:rsidR="00000000" w:rsidDel="00000000" w:rsidP="00000000" w:rsidRDefault="00000000" w:rsidRPr="00000000" w14:paraId="000001FF">
      <w:pPr>
        <w:rPr/>
      </w:pPr>
      <w:r w:rsidDel="00000000" w:rsidR="00000000" w:rsidRPr="00000000">
        <w:rPr>
          <w:rtl w:val="0"/>
        </w:rPr>
        <w:t xml:space="preserve">      "matched_invoice_payment_amount": 0,</w:t>
      </w:r>
    </w:p>
    <w:p w:rsidR="00000000" w:rsidDel="00000000" w:rsidP="00000000" w:rsidRDefault="00000000" w:rsidRPr="00000000" w14:paraId="00000200">
      <w:pPr>
        <w:rPr/>
      </w:pPr>
      <w:r w:rsidDel="00000000" w:rsidR="00000000" w:rsidRPr="00000000">
        <w:rPr>
          <w:rtl w:val="0"/>
        </w:rPr>
        <w:t xml:space="preserve">      "unmatched_cash_in_amount": 0,</w:t>
      </w:r>
    </w:p>
    <w:p w:rsidR="00000000" w:rsidDel="00000000" w:rsidP="00000000" w:rsidRDefault="00000000" w:rsidRPr="00000000" w14:paraId="00000201">
      <w:pPr>
        <w:rPr/>
      </w:pPr>
      <w:r w:rsidDel="00000000" w:rsidR="00000000" w:rsidRPr="00000000">
        <w:rPr>
          <w:rtl w:val="0"/>
        </w:rPr>
        <w:t xml:space="preserve">      "unmatched_cash_out_amount": 0,</w:t>
      </w:r>
    </w:p>
    <w:p w:rsidR="00000000" w:rsidDel="00000000" w:rsidP="00000000" w:rsidRDefault="00000000" w:rsidRPr="00000000" w14:paraId="00000202">
      <w:pPr>
        <w:rPr/>
      </w:pPr>
      <w:r w:rsidDel="00000000" w:rsidR="00000000" w:rsidRPr="00000000">
        <w:rPr>
          <w:rtl w:val="0"/>
        </w:rPr>
        <w:t xml:space="preserve">      "pending_cash_in_amount": 0,</w:t>
      </w:r>
    </w:p>
    <w:p w:rsidR="00000000" w:rsidDel="00000000" w:rsidP="00000000" w:rsidRDefault="00000000" w:rsidRPr="00000000" w14:paraId="00000203">
      <w:pPr>
        <w:rPr/>
      </w:pPr>
      <w:r w:rsidDel="00000000" w:rsidR="00000000" w:rsidRPr="00000000">
        <w:rPr>
          <w:rtl w:val="0"/>
        </w:rPr>
        <w:t xml:space="preserve">      "failed_transaction_amount": 0,</w:t>
      </w:r>
    </w:p>
    <w:p w:rsidR="00000000" w:rsidDel="00000000" w:rsidP="00000000" w:rsidRDefault="00000000" w:rsidRPr="00000000" w14:paraId="00000204">
      <w:pPr>
        <w:rPr/>
      </w:pPr>
      <w:r w:rsidDel="00000000" w:rsidR="00000000" w:rsidRPr="00000000">
        <w:rPr>
          <w:rtl w:val="0"/>
        </w:rPr>
        <w:t xml:space="preserve">      "paid_invoice_without_bank_txn": [],</w:t>
      </w:r>
    </w:p>
    <w:p w:rsidR="00000000" w:rsidDel="00000000" w:rsidP="00000000" w:rsidRDefault="00000000" w:rsidRPr="00000000" w14:paraId="00000205">
      <w:pPr>
        <w:rPr/>
      </w:pPr>
      <w:r w:rsidDel="00000000" w:rsidR="00000000" w:rsidRPr="00000000">
        <w:rPr>
          <w:rtl w:val="0"/>
        </w:rPr>
        <w:t xml:space="preserve">      "open_invoice_without_cash_in": [</w:t>
      </w:r>
    </w:p>
    <w:p w:rsidR="00000000" w:rsidDel="00000000" w:rsidP="00000000" w:rsidRDefault="00000000" w:rsidRPr="00000000" w14:paraId="00000206">
      <w:pPr>
        <w:rPr/>
      </w:pPr>
      <w:r w:rsidDel="00000000" w:rsidR="00000000" w:rsidRPr="00000000">
        <w:rPr>
          <w:rtl w:val="0"/>
        </w:rPr>
        <w:t xml:space="preserve">        "INV-002",</w:t>
      </w:r>
    </w:p>
    <w:p w:rsidR="00000000" w:rsidDel="00000000" w:rsidP="00000000" w:rsidRDefault="00000000" w:rsidRPr="00000000" w14:paraId="00000207">
      <w:pPr>
        <w:rPr/>
      </w:pPr>
      <w:r w:rsidDel="00000000" w:rsidR="00000000" w:rsidRPr="00000000">
        <w:rPr>
          <w:rtl w:val="0"/>
        </w:rPr>
        <w:t xml:space="preserve">        "INV-003",</w:t>
      </w:r>
    </w:p>
    <w:p w:rsidR="00000000" w:rsidDel="00000000" w:rsidP="00000000" w:rsidRDefault="00000000" w:rsidRPr="00000000" w14:paraId="00000208">
      <w:pPr>
        <w:rPr/>
      </w:pPr>
      <w:r w:rsidDel="00000000" w:rsidR="00000000" w:rsidRPr="00000000">
        <w:rPr>
          <w:rtl w:val="0"/>
        </w:rPr>
        <w:t xml:space="preserve">        "INV-004"</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"high_risk_transaction_count": 0,</w:t>
      </w:r>
    </w:p>
    <w:p w:rsidR="00000000" w:rsidDel="00000000" w:rsidP="00000000" w:rsidRDefault="00000000" w:rsidRPr="00000000" w14:paraId="0000020B">
      <w:pPr>
        <w:rPr/>
      </w:pPr>
      <w:r w:rsidDel="00000000" w:rsidR="00000000" w:rsidRPr="00000000">
        <w:rPr>
          <w:rtl w:val="0"/>
        </w:rPr>
        <w:t xml:space="preserve">      "max_transaction_risk_score": 0</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"margin_analysis": {</w:t>
      </w:r>
    </w:p>
    <w:p w:rsidR="00000000" w:rsidDel="00000000" w:rsidP="00000000" w:rsidRDefault="00000000" w:rsidRPr="00000000" w14:paraId="0000020E">
      <w:pPr>
        <w:rPr/>
      </w:pPr>
      <w:r w:rsidDel="00000000" w:rsidR="00000000" w:rsidRPr="00000000">
        <w:rPr>
          <w:rtl w:val="0"/>
        </w:rPr>
        <w:t xml:space="preserve">      "portfolio_revenue": 5405000000,</w:t>
      </w:r>
    </w:p>
    <w:p w:rsidR="00000000" w:rsidDel="00000000" w:rsidP="00000000" w:rsidRDefault="00000000" w:rsidRPr="00000000" w14:paraId="0000020F">
      <w:pPr>
        <w:rPr/>
      </w:pPr>
      <w:r w:rsidDel="00000000" w:rsidR="00000000" w:rsidRPr="00000000">
        <w:rPr>
          <w:rtl w:val="0"/>
        </w:rPr>
        <w:t xml:space="preserve">      "portfolio_estimated_cost": 3912000000,</w:t>
      </w:r>
    </w:p>
    <w:p w:rsidR="00000000" w:rsidDel="00000000" w:rsidP="00000000" w:rsidRDefault="00000000" w:rsidRPr="00000000" w14:paraId="00000210">
      <w:pPr>
        <w:rPr/>
      </w:pPr>
      <w:r w:rsidDel="00000000" w:rsidR="00000000" w:rsidRPr="00000000">
        <w:rPr>
          <w:rtl w:val="0"/>
        </w:rPr>
        <w:t xml:space="preserve">      "portfolio_margin_amount": 1493000000,</w:t>
      </w:r>
    </w:p>
    <w:p w:rsidR="00000000" w:rsidDel="00000000" w:rsidP="00000000" w:rsidRDefault="00000000" w:rsidRPr="00000000" w14:paraId="00000211">
      <w:pPr>
        <w:rPr/>
      </w:pPr>
      <w:r w:rsidDel="00000000" w:rsidR="00000000" w:rsidRPr="00000000">
        <w:rPr>
          <w:rtl w:val="0"/>
        </w:rPr>
        <w:t xml:space="preserve">      "portfolio_margin_pct": 0.276,</w:t>
      </w:r>
    </w:p>
    <w:p w:rsidR="00000000" w:rsidDel="00000000" w:rsidP="00000000" w:rsidRDefault="00000000" w:rsidRPr="00000000" w14:paraId="00000212">
      <w:pPr>
        <w:rPr/>
      </w:pPr>
      <w:r w:rsidDel="00000000" w:rsidR="00000000" w:rsidRPr="00000000">
        <w:rPr>
          <w:rtl w:val="0"/>
        </w:rPr>
        <w:t xml:space="preserve">      "target_margin_pct": 0.28,</w:t>
      </w:r>
    </w:p>
    <w:p w:rsidR="00000000" w:rsidDel="00000000" w:rsidP="00000000" w:rsidRDefault="00000000" w:rsidRPr="00000000" w14:paraId="00000213">
      <w:pPr>
        <w:rPr/>
      </w:pPr>
      <w:r w:rsidDel="00000000" w:rsidR="00000000" w:rsidRPr="00000000">
        <w:rPr>
          <w:rtl w:val="0"/>
        </w:rPr>
        <w:t xml:space="preserve">      "margin_gap": -0.004,</w:t>
      </w:r>
    </w:p>
    <w:p w:rsidR="00000000" w:rsidDel="00000000" w:rsidP="00000000" w:rsidRDefault="00000000" w:rsidRPr="00000000" w14:paraId="00000214">
      <w:pPr>
        <w:rPr/>
      </w:pPr>
      <w:r w:rsidDel="00000000" w:rsidR="00000000" w:rsidRPr="00000000">
        <w:rPr>
          <w:rtl w:val="0"/>
        </w:rPr>
        <w:t xml:space="preserve">      "margin_pressure_flag": true,</w:t>
      </w:r>
    </w:p>
    <w:p w:rsidR="00000000" w:rsidDel="00000000" w:rsidP="00000000" w:rsidRDefault="00000000" w:rsidRPr="00000000" w14:paraId="00000215">
      <w:pPr>
        <w:rPr/>
      </w:pPr>
      <w:r w:rsidDel="00000000" w:rsidR="00000000" w:rsidRPr="00000000">
        <w:rPr>
          <w:rtl w:val="0"/>
        </w:rPr>
        <w:t xml:space="preserve">      "low_margin_orders": [</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"order_id": "ORD-XXX",</w:t>
      </w:r>
    </w:p>
    <w:p w:rsidR="00000000" w:rsidDel="00000000" w:rsidP="00000000" w:rsidRDefault="00000000" w:rsidRPr="00000000" w14:paraId="00000218">
      <w:pPr>
        <w:rPr/>
      </w:pPr>
      <w:r w:rsidDel="00000000" w:rsidR="00000000" w:rsidRPr="00000000">
        <w:rPr>
          <w:rtl w:val="0"/>
        </w:rPr>
        <w:t xml:space="preserve">          "contract_id": "CON-XXX",</w:t>
      </w:r>
    </w:p>
    <w:p w:rsidR="00000000" w:rsidDel="00000000" w:rsidP="00000000" w:rsidRDefault="00000000" w:rsidRPr="00000000" w14:paraId="00000219">
      <w:pPr>
        <w:rPr/>
      </w:pPr>
      <w:r w:rsidDel="00000000" w:rsidR="00000000" w:rsidRPr="00000000">
        <w:rPr>
          <w:rtl w:val="0"/>
        </w:rPr>
        <w:t xml:space="preserve">          "order_revenue": 0,</w:t>
      </w:r>
    </w:p>
    <w:p w:rsidR="00000000" w:rsidDel="00000000" w:rsidP="00000000" w:rsidRDefault="00000000" w:rsidRPr="00000000" w14:paraId="0000021A">
      <w:pPr>
        <w:rPr/>
      </w:pPr>
      <w:r w:rsidDel="00000000" w:rsidR="00000000" w:rsidRPr="00000000">
        <w:rPr>
          <w:rtl w:val="0"/>
        </w:rPr>
        <w:t xml:space="preserve">          "estimated_cost": 0,</w:t>
      </w:r>
    </w:p>
    <w:p w:rsidR="00000000" w:rsidDel="00000000" w:rsidP="00000000" w:rsidRDefault="00000000" w:rsidRPr="00000000" w14:paraId="0000021B">
      <w:pPr>
        <w:rPr/>
      </w:pPr>
      <w:r w:rsidDel="00000000" w:rsidR="00000000" w:rsidRPr="00000000">
        <w:rPr>
          <w:rtl w:val="0"/>
        </w:rPr>
        <w:t xml:space="preserve">          "margin_pct": 0,</w:t>
      </w:r>
    </w:p>
    <w:p w:rsidR="00000000" w:rsidDel="00000000" w:rsidP="00000000" w:rsidRDefault="00000000" w:rsidRPr="00000000" w14:paraId="0000021C">
      <w:pPr>
        <w:rPr/>
      </w:pPr>
      <w:r w:rsidDel="00000000" w:rsidR="00000000" w:rsidRPr="00000000">
        <w:rPr>
          <w:rtl w:val="0"/>
        </w:rPr>
        <w:t xml:space="preserve">          "target_margin_pct": 0,</w:t>
      </w:r>
    </w:p>
    <w:p w:rsidR="00000000" w:rsidDel="00000000" w:rsidP="00000000" w:rsidRDefault="00000000" w:rsidRPr="00000000" w14:paraId="0000021D">
      <w:pPr>
        <w:rPr/>
      </w:pPr>
      <w:r w:rsidDel="00000000" w:rsidR="00000000" w:rsidRPr="00000000">
        <w:rPr>
          <w:rtl w:val="0"/>
        </w:rPr>
        <w:t xml:space="preserve">          "margin_gap": 0</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"business_interpretation": "Portfolio margin is slightly below target, which may increase cash pressure during expansion."</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"funding_need_scenarios": {</w:t>
      </w:r>
    </w:p>
    <w:p w:rsidR="00000000" w:rsidDel="00000000" w:rsidP="00000000" w:rsidRDefault="00000000" w:rsidRPr="00000000" w14:paraId="00000223">
      <w:pPr>
        <w:rPr/>
      </w:pPr>
      <w:r w:rsidDel="00000000" w:rsidR="00000000" w:rsidRPr="00000000">
        <w:rPr>
          <w:rtl w:val="0"/>
        </w:rPr>
        <w:t xml:space="preserve">      "base_case": {</w:t>
      </w:r>
    </w:p>
    <w:p w:rsidR="00000000" w:rsidDel="00000000" w:rsidP="00000000" w:rsidRDefault="00000000" w:rsidRPr="00000000" w14:paraId="00000224">
      <w:pPr>
        <w:rPr/>
      </w:pPr>
      <w:r w:rsidDel="00000000" w:rsidR="00000000" w:rsidRPr="00000000">
        <w:rPr>
          <w:rtl w:val="0"/>
        </w:rPr>
        <w:t xml:space="preserve">        "description": "No additional AR collection assumed",</w:t>
      </w:r>
    </w:p>
    <w:p w:rsidR="00000000" w:rsidDel="00000000" w:rsidP="00000000" w:rsidRDefault="00000000" w:rsidRPr="00000000" w14:paraId="00000225">
      <w:pPr>
        <w:rPr/>
      </w:pPr>
      <w:r w:rsidDel="00000000" w:rsidR="00000000" w:rsidRPr="00000000">
        <w:rPr>
          <w:rtl w:val="0"/>
        </w:rPr>
        <w:t xml:space="preserve">        "funding_need": 710000000</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"confirmed_cash_case": {</w:t>
      </w:r>
    </w:p>
    <w:p w:rsidR="00000000" w:rsidDel="00000000" w:rsidP="00000000" w:rsidRDefault="00000000" w:rsidRPr="00000000" w14:paraId="00000228">
      <w:pPr>
        <w:rPr/>
      </w:pPr>
      <w:r w:rsidDel="00000000" w:rsidR="00000000" w:rsidRPr="00000000">
        <w:rPr>
          <w:rtl w:val="0"/>
        </w:rPr>
        <w:t xml:space="preserve">        "description": "Adjusted only by completed bank transactions",</w:t>
      </w:r>
    </w:p>
    <w:p w:rsidR="00000000" w:rsidDel="00000000" w:rsidP="00000000" w:rsidRDefault="00000000" w:rsidRPr="00000000" w14:paraId="00000229">
      <w:pPr>
        <w:rPr/>
      </w:pPr>
      <w:r w:rsidDel="00000000" w:rsidR="00000000" w:rsidRPr="00000000">
        <w:rPr>
          <w:rtl w:val="0"/>
        </w:rPr>
        <w:t xml:space="preserve">        "funding_need": 0</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"open_ar_collection_case": {</w:t>
      </w:r>
    </w:p>
    <w:p w:rsidR="00000000" w:rsidDel="00000000" w:rsidP="00000000" w:rsidRDefault="00000000" w:rsidRPr="00000000" w14:paraId="0000022C">
      <w:pPr>
        <w:rPr/>
      </w:pPr>
      <w:r w:rsidDel="00000000" w:rsidR="00000000" w:rsidRPr="00000000">
        <w:rPr>
          <w:rtl w:val="0"/>
        </w:rPr>
        <w:t xml:space="preserve">        "description": "Assumes part or all open invoices are collected before stress months",</w:t>
      </w:r>
    </w:p>
    <w:p w:rsidR="00000000" w:rsidDel="00000000" w:rsidP="00000000" w:rsidRDefault="00000000" w:rsidRPr="00000000" w14:paraId="0000022D">
      <w:pPr>
        <w:rPr/>
      </w:pPr>
      <w:r w:rsidDel="00000000" w:rsidR="00000000" w:rsidRPr="00000000">
        <w:rPr>
          <w:rtl w:val="0"/>
        </w:rPr>
        <w:t xml:space="preserve">        "open_invoice_total": 635000000,</w:t>
      </w:r>
    </w:p>
    <w:p w:rsidR="00000000" w:rsidDel="00000000" w:rsidP="00000000" w:rsidRDefault="00000000" w:rsidRPr="00000000" w14:paraId="0000022E">
      <w:pPr>
        <w:rPr/>
      </w:pPr>
      <w:r w:rsidDel="00000000" w:rsidR="00000000" w:rsidRPr="00000000">
        <w:rPr>
          <w:rtl w:val="0"/>
        </w:rPr>
        <w:t xml:space="preserve">        "funding_need_after_collection": 0,</w:t>
      </w:r>
    </w:p>
    <w:p w:rsidR="00000000" w:rsidDel="00000000" w:rsidP="00000000" w:rsidRDefault="00000000" w:rsidRPr="00000000" w14:paraId="0000022F">
      <w:pPr>
        <w:rPr/>
      </w:pPr>
      <w:r w:rsidDel="00000000" w:rsidR="00000000" w:rsidRPr="00000000">
        <w:rPr>
          <w:rtl w:val="0"/>
        </w:rPr>
        <w:t xml:space="preserve">        "confidence": "Conditional"</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"invoice_issuance_upside_case": {</w:t>
      </w:r>
    </w:p>
    <w:p w:rsidR="00000000" w:rsidDel="00000000" w:rsidP="00000000" w:rsidRDefault="00000000" w:rsidRPr="00000000" w14:paraId="00000232">
      <w:pPr>
        <w:rPr/>
      </w:pPr>
      <w:r w:rsidDel="00000000" w:rsidR="00000000" w:rsidRPr="00000000">
        <w:rPr>
          <w:rtl w:val="0"/>
        </w:rPr>
        <w:t xml:space="preserve">        "description": "Assumes part of not-issued invoices can be issued and collected",</w:t>
      </w:r>
    </w:p>
    <w:p w:rsidR="00000000" w:rsidDel="00000000" w:rsidP="00000000" w:rsidRDefault="00000000" w:rsidRPr="00000000" w14:paraId="00000233">
      <w:pPr>
        <w:rPr/>
      </w:pPr>
      <w:r w:rsidDel="00000000" w:rsidR="00000000" w:rsidRPr="00000000">
        <w:rPr>
          <w:rtl w:val="0"/>
        </w:rPr>
        <w:t xml:space="preserve">        "not_issued_invoice_total": 2760000000,</w:t>
      </w:r>
    </w:p>
    <w:p w:rsidR="00000000" w:rsidDel="00000000" w:rsidP="00000000" w:rsidRDefault="00000000" w:rsidRPr="00000000" w14:paraId="00000234">
      <w:pPr>
        <w:rPr/>
      </w:pPr>
      <w:r w:rsidDel="00000000" w:rsidR="00000000" w:rsidRPr="00000000">
        <w:rPr>
          <w:rtl w:val="0"/>
        </w:rPr>
        <w:t xml:space="preserve">        "confidence": "Optimistic / Conditional"</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"cpi_stress_case": {</w:t>
      </w:r>
    </w:p>
    <w:p w:rsidR="00000000" w:rsidDel="00000000" w:rsidP="00000000" w:rsidRDefault="00000000" w:rsidRPr="00000000" w14:paraId="00000237">
      <w:pPr>
        <w:rPr/>
      </w:pPr>
      <w:r w:rsidDel="00000000" w:rsidR="00000000" w:rsidRPr="00000000">
        <w:rPr>
          <w:rtl w:val="0"/>
        </w:rPr>
        <w:t xml:space="preserve">        "enabled": false,</w:t>
      </w:r>
    </w:p>
    <w:p w:rsidR="00000000" w:rsidDel="00000000" w:rsidP="00000000" w:rsidRDefault="00000000" w:rsidRPr="00000000" w14:paraId="00000238">
      <w:pPr>
        <w:rPr/>
      </w:pPr>
      <w:r w:rsidDel="00000000" w:rsidR="00000000" w:rsidRPr="00000000">
        <w:rPr>
          <w:rtl w:val="0"/>
        </w:rPr>
        <w:t xml:space="preserve">        "description": "Optional macro stress scenario only"</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"financial_capacity_signals": {</w:t>
      </w:r>
    </w:p>
    <w:p w:rsidR="00000000" w:rsidDel="00000000" w:rsidP="00000000" w:rsidRDefault="00000000" w:rsidRPr="00000000" w14:paraId="0000023C">
      <w:pPr>
        <w:rPr/>
      </w:pPr>
      <w:r w:rsidDel="00000000" w:rsidR="00000000" w:rsidRPr="00000000">
        <w:rPr>
          <w:rtl w:val="0"/>
        </w:rPr>
        <w:t xml:space="preserve">      "finance_readiness_status": "Conditional",</w:t>
      </w:r>
    </w:p>
    <w:p w:rsidR="00000000" w:rsidDel="00000000" w:rsidP="00000000" w:rsidRDefault="00000000" w:rsidRPr="00000000" w14:paraId="0000023D">
      <w:pPr>
        <w:rPr/>
      </w:pPr>
      <w:r w:rsidDel="00000000" w:rsidR="00000000" w:rsidRPr="00000000">
        <w:rPr>
          <w:rtl w:val="0"/>
        </w:rPr>
        <w:t xml:space="preserve">      "liquidity_pressure_score": "High",</w:t>
      </w:r>
    </w:p>
    <w:p w:rsidR="00000000" w:rsidDel="00000000" w:rsidP="00000000" w:rsidRDefault="00000000" w:rsidRPr="00000000" w14:paraId="0000023E">
      <w:pPr>
        <w:rPr/>
      </w:pPr>
      <w:r w:rsidDel="00000000" w:rsidR="00000000" w:rsidRPr="00000000">
        <w:rPr>
          <w:rtl w:val="0"/>
        </w:rPr>
        <w:t xml:space="preserve">      "ar_dependency_level": "High",</w:t>
      </w:r>
    </w:p>
    <w:p w:rsidR="00000000" w:rsidDel="00000000" w:rsidP="00000000" w:rsidRDefault="00000000" w:rsidRPr="00000000" w14:paraId="0000023F">
      <w:pPr>
        <w:rPr/>
      </w:pPr>
      <w:r w:rsidDel="00000000" w:rsidR="00000000" w:rsidRPr="00000000">
        <w:rPr>
          <w:rtl w:val="0"/>
        </w:rPr>
        <w:t xml:space="preserve">      "funding_dependency_level": "Medium to High",</w:t>
      </w:r>
    </w:p>
    <w:p w:rsidR="00000000" w:rsidDel="00000000" w:rsidP="00000000" w:rsidRDefault="00000000" w:rsidRPr="00000000" w14:paraId="00000240">
      <w:pPr>
        <w:rPr/>
      </w:pPr>
      <w:r w:rsidDel="00000000" w:rsidR="00000000" w:rsidRPr="00000000">
        <w:rPr>
          <w:rtl w:val="0"/>
        </w:rPr>
        <w:t xml:space="preserve">      "margin_pressure_flag": true,</w:t>
      </w:r>
    </w:p>
    <w:p w:rsidR="00000000" w:rsidDel="00000000" w:rsidP="00000000" w:rsidRDefault="00000000" w:rsidRPr="00000000" w14:paraId="00000241">
      <w:pPr>
        <w:rPr/>
      </w:pPr>
      <w:r w:rsidDel="00000000" w:rsidR="00000000" w:rsidRPr="00000000">
        <w:rPr>
          <w:rtl w:val="0"/>
        </w:rPr>
        <w:t xml:space="preserve">      "reserve_breach_flag": true,</w:t>
      </w:r>
    </w:p>
    <w:p w:rsidR="00000000" w:rsidDel="00000000" w:rsidP="00000000" w:rsidRDefault="00000000" w:rsidRPr="00000000" w14:paraId="00000242">
      <w:pPr>
        <w:rPr/>
      </w:pPr>
      <w:r w:rsidDel="00000000" w:rsidR="00000000" w:rsidRPr="00000000">
        <w:rPr>
          <w:rtl w:val="0"/>
        </w:rPr>
        <w:t xml:space="preserve">      "stress_month_count": 2,</w:t>
      </w:r>
    </w:p>
    <w:p w:rsidR="00000000" w:rsidDel="00000000" w:rsidP="00000000" w:rsidRDefault="00000000" w:rsidRPr="00000000" w14:paraId="00000243">
      <w:pPr>
        <w:rPr/>
      </w:pPr>
      <w:r w:rsidDel="00000000" w:rsidR="00000000" w:rsidRPr="00000000">
        <w:rPr>
          <w:rtl w:val="0"/>
        </w:rPr>
        <w:t xml:space="preserve">      "stress_months": [</w:t>
      </w:r>
    </w:p>
    <w:p w:rsidR="00000000" w:rsidDel="00000000" w:rsidP="00000000" w:rsidRDefault="00000000" w:rsidRPr="00000000" w14:paraId="00000244">
      <w:pPr>
        <w:rPr/>
      </w:pPr>
      <w:r w:rsidDel="00000000" w:rsidR="00000000" w:rsidRPr="00000000">
        <w:rPr>
          <w:rtl w:val="0"/>
        </w:rPr>
        <w:t xml:space="preserve">        "2026-06",</w:t>
      </w:r>
    </w:p>
    <w:p w:rsidR="00000000" w:rsidDel="00000000" w:rsidP="00000000" w:rsidRDefault="00000000" w:rsidRPr="00000000" w14:paraId="00000245">
      <w:pPr>
        <w:rPr/>
      </w:pPr>
      <w:r w:rsidDel="00000000" w:rsidR="00000000" w:rsidRPr="00000000">
        <w:rPr>
          <w:rtl w:val="0"/>
        </w:rPr>
        <w:t xml:space="preserve">        "2026-08"</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"max_reserve_gap": 710000000,</w:t>
      </w:r>
    </w:p>
    <w:p w:rsidR="00000000" w:rsidDel="00000000" w:rsidP="00000000" w:rsidRDefault="00000000" w:rsidRPr="00000000" w14:paraId="00000248">
      <w:pPr>
        <w:rPr/>
      </w:pPr>
      <w:r w:rsidDel="00000000" w:rsidR="00000000" w:rsidRPr="00000000">
        <w:rPr>
          <w:rtl w:val="0"/>
        </w:rPr>
        <w:t xml:space="preserve">      "data_confidence_score": "Medium",</w:t>
      </w:r>
    </w:p>
    <w:p w:rsidR="00000000" w:rsidDel="00000000" w:rsidP="00000000" w:rsidRDefault="00000000" w:rsidRPr="00000000" w14:paraId="00000249">
      <w:pPr>
        <w:rPr/>
      </w:pPr>
      <w:r w:rsidDel="00000000" w:rsidR="00000000" w:rsidRPr="00000000">
        <w:rPr>
          <w:rtl w:val="0"/>
        </w:rPr>
        <w:t xml:space="preserve">      "risk_agent_attention_points": [</w:t>
      </w:r>
    </w:p>
    <w:p w:rsidR="00000000" w:rsidDel="00000000" w:rsidP="00000000" w:rsidRDefault="00000000" w:rsidRPr="00000000" w14:paraId="0000024A">
      <w:pPr>
        <w:rPr/>
      </w:pPr>
      <w:r w:rsidDel="00000000" w:rsidR="00000000" w:rsidRPr="00000000">
        <w:rPr>
          <w:rtl w:val="0"/>
        </w:rPr>
        <w:t xml:space="preserve">        "Check collectability of open invoices",</w:t>
      </w:r>
    </w:p>
    <w:p w:rsidR="00000000" w:rsidDel="00000000" w:rsidP="00000000" w:rsidRDefault="00000000" w:rsidRPr="00000000" w14:paraId="0000024B">
      <w:pPr>
        <w:rPr/>
      </w:pPr>
      <w:r w:rsidDel="00000000" w:rsidR="00000000" w:rsidRPr="00000000">
        <w:rPr>
          <w:rtl w:val="0"/>
        </w:rPr>
        <w:t xml:space="preserve">        "Check transaction risk score from 08_BANK_TXN",</w:t>
      </w:r>
    </w:p>
    <w:p w:rsidR="00000000" w:rsidDel="00000000" w:rsidP="00000000" w:rsidRDefault="00000000" w:rsidRPr="00000000" w14:paraId="0000024C">
      <w:pPr>
        <w:rPr/>
      </w:pPr>
      <w:r w:rsidDel="00000000" w:rsidR="00000000" w:rsidRPr="00000000">
        <w:rPr>
          <w:rtl w:val="0"/>
        </w:rPr>
        <w:t xml:space="preserve">        "Check whether not-issued invoices are eligible for billing",</w:t>
      </w:r>
    </w:p>
    <w:p w:rsidR="00000000" w:rsidDel="00000000" w:rsidP="00000000" w:rsidRDefault="00000000" w:rsidRPr="00000000" w14:paraId="0000024D">
      <w:pPr>
        <w:rPr/>
      </w:pPr>
      <w:r w:rsidDel="00000000" w:rsidR="00000000" w:rsidRPr="00000000">
        <w:rPr>
          <w:rtl w:val="0"/>
        </w:rPr>
        <w:t xml:space="preserve">        "Check whether margin pressure increases execution risk"</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"missing_data_request":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"related_table": "07_INVOICES",</w:t>
      </w:r>
    </w:p>
    <w:p w:rsidR="00000000" w:rsidDel="00000000" w:rsidP="00000000" w:rsidRDefault="00000000" w:rsidRPr="00000000" w14:paraId="00000253">
      <w:pPr>
        <w:rPr/>
      </w:pPr>
      <w:r w:rsidDel="00000000" w:rsidR="00000000" w:rsidRPr="00000000">
        <w:rPr>
          <w:rtl w:val="0"/>
        </w:rPr>
        <w:t xml:space="preserve">        "related_record": "INV-002",</w:t>
      </w:r>
    </w:p>
    <w:p w:rsidR="00000000" w:rsidDel="00000000" w:rsidP="00000000" w:rsidRDefault="00000000" w:rsidRPr="00000000" w14:paraId="00000254">
      <w:pPr>
        <w:rPr/>
      </w:pPr>
      <w:r w:rsidDel="00000000" w:rsidR="00000000" w:rsidRPr="00000000">
        <w:rPr>
          <w:rtl w:val="0"/>
        </w:rPr>
        <w:t xml:space="preserve">        "missing_item": "Confirmed bank transaction or pending payment evidence",</w:t>
      </w:r>
    </w:p>
    <w:p w:rsidR="00000000" w:rsidDel="00000000" w:rsidP="00000000" w:rsidRDefault="00000000" w:rsidRPr="00000000" w14:paraId="00000255">
      <w:pPr>
        <w:rPr/>
      </w:pPr>
      <w:r w:rsidDel="00000000" w:rsidR="00000000" w:rsidRPr="00000000">
        <w:rPr>
          <w:rtl w:val="0"/>
        </w:rPr>
        <w:t xml:space="preserve">        "business_impact": "Affects 280M AR recovery assumption",</w:t>
      </w:r>
    </w:p>
    <w:p w:rsidR="00000000" w:rsidDel="00000000" w:rsidP="00000000" w:rsidRDefault="00000000" w:rsidRPr="00000000" w14:paraId="00000256">
      <w:pPr>
        <w:rPr/>
      </w:pPr>
      <w:r w:rsidDel="00000000" w:rsidR="00000000" w:rsidRPr="00000000">
        <w:rPr>
          <w:rtl w:val="0"/>
        </w:rPr>
        <w:t xml:space="preserve">        "required_owner": "Accounting / Finance",</w:t>
      </w:r>
    </w:p>
    <w:p w:rsidR="00000000" w:rsidDel="00000000" w:rsidP="00000000" w:rsidRDefault="00000000" w:rsidRPr="00000000" w14:paraId="00000257">
      <w:pPr>
        <w:rPr/>
      </w:pPr>
      <w:r w:rsidDel="00000000" w:rsidR="00000000" w:rsidRPr="00000000">
        <w:rPr>
          <w:rtl w:val="0"/>
        </w:rPr>
        <w:t xml:space="preserve">        "priority": "High"</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"related_table": "06_ORDERS",</w:t>
      </w:r>
    </w:p>
    <w:p w:rsidR="00000000" w:rsidDel="00000000" w:rsidP="00000000" w:rsidRDefault="00000000" w:rsidRPr="00000000" w14:paraId="0000025B">
      <w:pPr>
        <w:rPr/>
      </w:pPr>
      <w:r w:rsidDel="00000000" w:rsidR="00000000" w:rsidRPr="00000000">
        <w:rPr>
          <w:rtl w:val="0"/>
        </w:rPr>
        <w:t xml:space="preserve">        "related_record": "ORD-005",</w:t>
      </w:r>
    </w:p>
    <w:p w:rsidR="00000000" w:rsidDel="00000000" w:rsidP="00000000" w:rsidRDefault="00000000" w:rsidRPr="00000000" w14:paraId="0000025C">
      <w:pPr>
        <w:rPr/>
      </w:pPr>
      <w:r w:rsidDel="00000000" w:rsidR="00000000" w:rsidRPr="00000000">
        <w:rPr>
          <w:rtl w:val="0"/>
        </w:rPr>
        <w:t xml:space="preserve">        "missing_item": "Delivery or acceptance evidence before issuing INV-005",</w:t>
      </w:r>
    </w:p>
    <w:p w:rsidR="00000000" w:rsidDel="00000000" w:rsidP="00000000" w:rsidRDefault="00000000" w:rsidRPr="00000000" w14:paraId="0000025D">
      <w:pPr>
        <w:rPr/>
      </w:pPr>
      <w:r w:rsidDel="00000000" w:rsidR="00000000" w:rsidRPr="00000000">
        <w:rPr>
          <w:rtl w:val="0"/>
        </w:rPr>
        <w:t xml:space="preserve">        "business_impact": "Affects 1.6B potential billing",</w:t>
      </w:r>
    </w:p>
    <w:p w:rsidR="00000000" w:rsidDel="00000000" w:rsidP="00000000" w:rsidRDefault="00000000" w:rsidRPr="00000000" w14:paraId="0000025E">
      <w:pPr>
        <w:rPr/>
      </w:pPr>
      <w:r w:rsidDel="00000000" w:rsidR="00000000" w:rsidRPr="00000000">
        <w:rPr>
          <w:rtl w:val="0"/>
        </w:rPr>
        <w:t xml:space="preserve">        "required_owner": "Operations / Delivery",</w:t>
      </w:r>
    </w:p>
    <w:p w:rsidR="00000000" w:rsidDel="00000000" w:rsidP="00000000" w:rsidRDefault="00000000" w:rsidRPr="00000000" w14:paraId="0000025F">
      <w:pPr>
        <w:rPr/>
      </w:pPr>
      <w:r w:rsidDel="00000000" w:rsidR="00000000" w:rsidRPr="00000000">
        <w:rPr>
          <w:rtl w:val="0"/>
        </w:rPr>
        <w:t xml:space="preserve">        "priority": "High"</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"handoff_to_risk_agent": {</w:t>
      </w:r>
    </w:p>
    <w:p w:rsidR="00000000" w:rsidDel="00000000" w:rsidP="00000000" w:rsidRDefault="00000000" w:rsidRPr="00000000" w14:paraId="00000263">
      <w:pPr>
        <w:rPr/>
      </w:pPr>
      <w:r w:rsidDel="00000000" w:rsidR="00000000" w:rsidRPr="00000000">
        <w:rPr>
          <w:rtl w:val="0"/>
        </w:rPr>
        <w:t xml:space="preserve">      "summary": "OPC has projected reserve pressure with a max reserve gap of 710M. Open invoices of 635M can reduce funding need if collected and confirmed. Not-issued invoices of 2.76B provide upside but remain conditional. Portfolio margin is slightly below target, indicating margin pressure in addition to liquidity pressure.",</w:t>
      </w:r>
    </w:p>
    <w:p w:rsidR="00000000" w:rsidDel="00000000" w:rsidP="00000000" w:rsidRDefault="00000000" w:rsidRPr="00000000" w14:paraId="00000264">
      <w:pPr>
        <w:rPr/>
      </w:pPr>
      <w:r w:rsidDel="00000000" w:rsidR="00000000" w:rsidRPr="00000000">
        <w:rPr>
          <w:rtl w:val="0"/>
        </w:rPr>
        <w:t xml:space="preserve">      "key_features": [</w:t>
      </w:r>
    </w:p>
    <w:p w:rsidR="00000000" w:rsidDel="00000000" w:rsidP="00000000" w:rsidRDefault="00000000" w:rsidRPr="00000000" w14:paraId="00000265">
      <w:pPr>
        <w:rPr/>
      </w:pPr>
      <w:r w:rsidDel="00000000" w:rsidR="00000000" w:rsidRPr="00000000">
        <w:rPr>
          <w:rtl w:val="0"/>
        </w:rPr>
        <w:t xml:space="preserve">        "max_reserve_gap",</w:t>
      </w:r>
    </w:p>
    <w:p w:rsidR="00000000" w:rsidDel="00000000" w:rsidP="00000000" w:rsidRDefault="00000000" w:rsidRPr="00000000" w14:paraId="00000266">
      <w:pPr>
        <w:rPr/>
      </w:pPr>
      <w:r w:rsidDel="00000000" w:rsidR="00000000" w:rsidRPr="00000000">
        <w:rPr>
          <w:rtl w:val="0"/>
        </w:rPr>
        <w:t xml:space="preserve">        "stress_months",</w:t>
      </w:r>
    </w:p>
    <w:p w:rsidR="00000000" w:rsidDel="00000000" w:rsidP="00000000" w:rsidRDefault="00000000" w:rsidRPr="00000000" w14:paraId="00000267">
      <w:pPr>
        <w:rPr/>
      </w:pPr>
      <w:r w:rsidDel="00000000" w:rsidR="00000000" w:rsidRPr="00000000">
        <w:rPr>
          <w:rtl w:val="0"/>
        </w:rPr>
        <w:t xml:space="preserve">        "open_invoice_total",</w:t>
      </w:r>
    </w:p>
    <w:p w:rsidR="00000000" w:rsidDel="00000000" w:rsidP="00000000" w:rsidRDefault="00000000" w:rsidRPr="00000000" w14:paraId="00000268">
      <w:pPr>
        <w:rPr/>
      </w:pPr>
      <w:r w:rsidDel="00000000" w:rsidR="00000000" w:rsidRPr="00000000">
        <w:rPr>
          <w:rtl w:val="0"/>
        </w:rPr>
        <w:t xml:space="preserve">        "not_issued_invoice_total",</w:t>
      </w:r>
    </w:p>
    <w:p w:rsidR="00000000" w:rsidDel="00000000" w:rsidP="00000000" w:rsidRDefault="00000000" w:rsidRPr="00000000" w14:paraId="00000269">
      <w:pPr>
        <w:rPr/>
      </w:pPr>
      <w:r w:rsidDel="00000000" w:rsidR="00000000" w:rsidRPr="00000000">
        <w:rPr>
          <w:rtl w:val="0"/>
        </w:rPr>
        <w:t xml:space="preserve">        "matched_bank_cash_in",</w:t>
      </w:r>
    </w:p>
    <w:p w:rsidR="00000000" w:rsidDel="00000000" w:rsidP="00000000" w:rsidRDefault="00000000" w:rsidRPr="00000000" w14:paraId="0000026A">
      <w:pPr>
        <w:rPr/>
      </w:pPr>
      <w:r w:rsidDel="00000000" w:rsidR="00000000" w:rsidRPr="00000000">
        <w:rPr>
          <w:rtl w:val="0"/>
        </w:rPr>
        <w:t xml:space="preserve">        "pending_bank_cash_in",</w:t>
      </w:r>
    </w:p>
    <w:p w:rsidR="00000000" w:rsidDel="00000000" w:rsidP="00000000" w:rsidRDefault="00000000" w:rsidRPr="00000000" w14:paraId="0000026B">
      <w:pPr>
        <w:rPr/>
      </w:pPr>
      <w:r w:rsidDel="00000000" w:rsidR="00000000" w:rsidRPr="00000000">
        <w:rPr>
          <w:rtl w:val="0"/>
        </w:rPr>
        <w:t xml:space="preserve">        "high_risk_transaction_count",</w:t>
      </w:r>
    </w:p>
    <w:p w:rsidR="00000000" w:rsidDel="00000000" w:rsidP="00000000" w:rsidRDefault="00000000" w:rsidRPr="00000000" w14:paraId="0000026C">
      <w:pPr>
        <w:rPr/>
      </w:pPr>
      <w:r w:rsidDel="00000000" w:rsidR="00000000" w:rsidRPr="00000000">
        <w:rPr>
          <w:rtl w:val="0"/>
        </w:rPr>
        <w:t xml:space="preserve">        "portfolio_margin_pct",</w:t>
      </w:r>
    </w:p>
    <w:p w:rsidR="00000000" w:rsidDel="00000000" w:rsidP="00000000" w:rsidRDefault="00000000" w:rsidRPr="00000000" w14:paraId="0000026D">
      <w:pPr>
        <w:rPr/>
      </w:pPr>
      <w:r w:rsidDel="00000000" w:rsidR="00000000" w:rsidRPr="00000000">
        <w:rPr>
          <w:rtl w:val="0"/>
        </w:rPr>
        <w:t xml:space="preserve">        "margin_pressure_flag",</w:t>
      </w:r>
    </w:p>
    <w:p w:rsidR="00000000" w:rsidDel="00000000" w:rsidP="00000000" w:rsidRDefault="00000000" w:rsidRPr="00000000" w14:paraId="0000026E">
      <w:pPr>
        <w:rPr/>
      </w:pPr>
      <w:r w:rsidDel="00000000" w:rsidR="00000000" w:rsidRPr="00000000">
        <w:rPr>
          <w:rtl w:val="0"/>
        </w:rPr>
        <w:t xml:space="preserve">        "data_confidence_score"</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"next_agent": "Risk Agent",</w:t>
      </w:r>
    </w:p>
    <w:p w:rsidR="00000000" w:rsidDel="00000000" w:rsidP="00000000" w:rsidRDefault="00000000" w:rsidRPr="00000000" w14:paraId="00000271">
      <w:pPr>
        <w:rPr/>
      </w:pPr>
      <w:r w:rsidDel="00000000" w:rsidR="00000000" w:rsidRPr="00000000">
        <w:rPr>
          <w:rtl w:val="0"/>
        </w:rPr>
        <w:t xml:space="preserve">      "final_decision_allowed": false</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rPr>
          <w:sz w:val="46"/>
          <w:szCs w:val="46"/>
        </w:rPr>
      </w:pPr>
      <w:bookmarkStart w:colFirst="0" w:colLast="0" w:name="_tlnqadmsbbxz" w:id="55"/>
      <w:bookmarkEnd w:id="55"/>
      <w:r w:rsidDel="00000000" w:rsidR="00000000" w:rsidRPr="00000000">
        <w:rPr>
          <w:sz w:val="46"/>
          <w:szCs w:val="46"/>
          <w:rtl w:val="0"/>
        </w:rPr>
        <w:t xml:space="preserve">8. Tóm tắt ngắn gọn để đưa vào slide</w:t>
      </w:r>
    </w:p>
    <w:p w:rsidR="00000000" w:rsidDel="00000000" w:rsidP="00000000" w:rsidRDefault="00000000" w:rsidRPr="00000000" w14:paraId="00000278">
      <w:pPr>
        <w:spacing w:after="240" w:before="240" w:lineRule="auto"/>
        <w:rPr/>
      </w:pPr>
      <w:r w:rsidDel="00000000" w:rsidR="00000000" w:rsidRPr="00000000">
        <w:rPr>
          <w:rtl w:val="0"/>
        </w:rPr>
        <w:t xml:space="preserve">Finance Agent dùng dữ liệu hợp đồng, đơn hàng, hóa đơn, giao dịch ngân hàng và dòng tiền để đánh giá sức khỏe tài chính của OPC. Agent này tập trung vào 6 nhóm insight chính: thanh khoản, công nợ phải thu, xác nhận dòng tiền ngân hàng, hóa đơn chưa phát hành, biên lợi nhuận và nhu cầu vốn. Finance Agent không đưa ra quyết định cuối cùng, mà tạo Finance Feature Pack để Risk Agent tiếp tục đánh giá rủi ro.</w:t>
      </w:r>
    </w:p>
    <w:p w:rsidR="00000000" w:rsidDel="00000000" w:rsidP="00000000" w:rsidRDefault="00000000" w:rsidRPr="00000000" w14:paraId="00000279">
      <w:pPr>
        <w:spacing w:after="240" w:before="240" w:lineRule="auto"/>
        <w:rPr/>
      </w:pPr>
      <w:r w:rsidDel="00000000" w:rsidR="00000000" w:rsidRPr="00000000">
        <w:rPr>
          <w:rtl w:val="0"/>
        </w:rPr>
        <w:t xml:space="preserve">Core outputs gồm:</w:t>
      </w:r>
    </w:p>
    <w:p w:rsidR="00000000" w:rsidDel="00000000" w:rsidP="00000000" w:rsidRDefault="00000000" w:rsidRPr="00000000" w14:paraId="0000027A">
      <w:pPr>
        <w:numPr>
          <w:ilvl w:val="0"/>
          <w:numId w:val="1"/>
        </w:numPr>
        <w:spacing w:after="0" w:afterAutospacing="0" w:before="240" w:lineRule="auto"/>
        <w:ind w:left="720" w:hanging="360"/>
        <w:jc w:val="left"/>
      </w:pPr>
      <w:r w:rsidDel="00000000" w:rsidR="00000000" w:rsidRPr="00000000">
        <w:rPr>
          <w:rtl w:val="0"/>
        </w:rPr>
        <w:t xml:space="preserve">Liquidity Brief</w:t>
      </w:r>
    </w:p>
    <w:p w:rsidR="00000000" w:rsidDel="00000000" w:rsidP="00000000" w:rsidRDefault="00000000" w:rsidRPr="00000000" w14:paraId="0000027B">
      <w:pPr>
        <w:numPr>
          <w:ilvl w:val="0"/>
          <w:numId w:val="1"/>
        </w:numPr>
        <w:spacing w:after="0" w:afterAutospacing="0" w:before="0" w:beforeAutospacing="0" w:lineRule="auto"/>
        <w:ind w:left="720" w:hanging="360"/>
        <w:jc w:val="left"/>
      </w:pPr>
      <w:r w:rsidDel="00000000" w:rsidR="00000000" w:rsidRPr="00000000">
        <w:rPr>
          <w:rtl w:val="0"/>
        </w:rPr>
        <w:t xml:space="preserve">AR Action Plan</w:t>
      </w:r>
    </w:p>
    <w:p w:rsidR="00000000" w:rsidDel="00000000" w:rsidP="00000000" w:rsidRDefault="00000000" w:rsidRPr="00000000" w14:paraId="0000027C">
      <w:pPr>
        <w:numPr>
          <w:ilvl w:val="0"/>
          <w:numId w:val="1"/>
        </w:numPr>
        <w:spacing w:after="0" w:afterAutospacing="0" w:before="0" w:beforeAutospacing="0" w:lineRule="auto"/>
        <w:ind w:left="720" w:hanging="360"/>
        <w:jc w:val="left"/>
      </w:pPr>
      <w:r w:rsidDel="00000000" w:rsidR="00000000" w:rsidRPr="00000000">
        <w:rPr>
          <w:rtl w:val="0"/>
        </w:rPr>
        <w:t xml:space="preserve">Invoice Issuance Plan</w:t>
      </w:r>
    </w:p>
    <w:p w:rsidR="00000000" w:rsidDel="00000000" w:rsidP="00000000" w:rsidRDefault="00000000" w:rsidRPr="00000000" w14:paraId="0000027D">
      <w:pPr>
        <w:numPr>
          <w:ilvl w:val="0"/>
          <w:numId w:val="1"/>
        </w:numPr>
        <w:spacing w:after="0" w:afterAutospacing="0" w:before="0" w:beforeAutospacing="0" w:lineRule="auto"/>
        <w:ind w:left="720" w:hanging="360"/>
        <w:jc w:val="left"/>
      </w:pPr>
      <w:r w:rsidDel="00000000" w:rsidR="00000000" w:rsidRPr="00000000">
        <w:rPr>
          <w:rtl w:val="0"/>
        </w:rPr>
        <w:t xml:space="preserve">Bank Reconciliation Summary</w:t>
      </w:r>
    </w:p>
    <w:p w:rsidR="00000000" w:rsidDel="00000000" w:rsidP="00000000" w:rsidRDefault="00000000" w:rsidRPr="00000000" w14:paraId="0000027E">
      <w:pPr>
        <w:numPr>
          <w:ilvl w:val="0"/>
          <w:numId w:val="1"/>
        </w:numPr>
        <w:spacing w:after="0" w:afterAutospacing="0" w:before="0" w:beforeAutospacing="0" w:lineRule="auto"/>
        <w:ind w:left="720" w:hanging="360"/>
        <w:jc w:val="left"/>
      </w:pPr>
      <w:r w:rsidDel="00000000" w:rsidR="00000000" w:rsidRPr="00000000">
        <w:rPr>
          <w:rtl w:val="0"/>
        </w:rPr>
        <w:t xml:space="preserve">Margin Analysis</w:t>
      </w:r>
    </w:p>
    <w:p w:rsidR="00000000" w:rsidDel="00000000" w:rsidP="00000000" w:rsidRDefault="00000000" w:rsidRPr="00000000" w14:paraId="0000027F">
      <w:pPr>
        <w:numPr>
          <w:ilvl w:val="0"/>
          <w:numId w:val="1"/>
        </w:numPr>
        <w:spacing w:after="0" w:afterAutospacing="0" w:before="0" w:beforeAutospacing="0" w:lineRule="auto"/>
        <w:ind w:left="720" w:hanging="360"/>
        <w:jc w:val="left"/>
      </w:pPr>
      <w:r w:rsidDel="00000000" w:rsidR="00000000" w:rsidRPr="00000000">
        <w:rPr>
          <w:rtl w:val="0"/>
        </w:rPr>
        <w:t xml:space="preserve">Funding Need Scenarios</w:t>
      </w:r>
    </w:p>
    <w:p w:rsidR="00000000" w:rsidDel="00000000" w:rsidP="00000000" w:rsidRDefault="00000000" w:rsidRPr="00000000" w14:paraId="00000280">
      <w:pPr>
        <w:numPr>
          <w:ilvl w:val="0"/>
          <w:numId w:val="1"/>
        </w:numPr>
        <w:spacing w:after="0" w:afterAutospacing="0" w:before="0" w:beforeAutospacing="0" w:lineRule="auto"/>
        <w:ind w:left="720" w:hanging="360"/>
        <w:jc w:val="left"/>
      </w:pPr>
      <w:r w:rsidDel="00000000" w:rsidR="00000000" w:rsidRPr="00000000">
        <w:rPr>
          <w:rtl w:val="0"/>
        </w:rPr>
        <w:t xml:space="preserve">Financial Capacity Signals</w:t>
      </w:r>
    </w:p>
    <w:p w:rsidR="00000000" w:rsidDel="00000000" w:rsidP="00000000" w:rsidRDefault="00000000" w:rsidRPr="00000000" w14:paraId="00000281">
      <w:pPr>
        <w:numPr>
          <w:ilvl w:val="0"/>
          <w:numId w:val="1"/>
        </w:numPr>
        <w:spacing w:after="0" w:afterAutospacing="0" w:before="0" w:beforeAutospacing="0" w:lineRule="auto"/>
        <w:ind w:left="720" w:hanging="360"/>
        <w:jc w:val="left"/>
      </w:pPr>
      <w:r w:rsidDel="00000000" w:rsidR="00000000" w:rsidRPr="00000000">
        <w:rPr>
          <w:rtl w:val="0"/>
        </w:rPr>
        <w:t xml:space="preserve">Missing Data Request</w:t>
      </w:r>
    </w:p>
    <w:p w:rsidR="00000000" w:rsidDel="00000000" w:rsidP="00000000" w:rsidRDefault="00000000" w:rsidRPr="00000000" w14:paraId="00000282">
      <w:pPr>
        <w:numPr>
          <w:ilvl w:val="0"/>
          <w:numId w:val="1"/>
        </w:numPr>
        <w:spacing w:after="240" w:before="0" w:beforeAutospacing="0" w:lineRule="auto"/>
        <w:ind w:left="720" w:hanging="360"/>
        <w:jc w:val="left"/>
      </w:pPr>
      <w:r w:rsidDel="00000000" w:rsidR="00000000" w:rsidRPr="00000000">
        <w:rPr>
          <w:rtl w:val="0"/>
        </w:rPr>
        <w:t xml:space="preserve">Handoff Summary for Risk Agent</w:t>
      </w:r>
    </w:p>
    <w:p w:rsidR="00000000" w:rsidDel="00000000" w:rsidP="00000000" w:rsidRDefault="00000000" w:rsidRPr="00000000" w14:paraId="00000283">
      <w:pPr>
        <w:spacing w:after="240" w:before="240" w:lineRule="auto"/>
        <w:rPr/>
      </w:pPr>
      <w:r w:rsidDel="00000000" w:rsidR="00000000" w:rsidRPr="00000000">
        <w:rPr>
          <w:rtl w:val="0"/>
        </w:rPr>
        <w:t xml:space="preserve">Cách hiểu đơn giản:</w:t>
      </w:r>
    </w:p>
    <w:p w:rsidR="00000000" w:rsidDel="00000000" w:rsidP="00000000" w:rsidRDefault="00000000" w:rsidRPr="00000000" w14:paraId="00000284">
      <w:pPr>
        <w:rPr/>
      </w:pPr>
      <w:r w:rsidDel="00000000" w:rsidR="00000000" w:rsidRPr="00000000">
        <w:rPr>
          <w:rtl w:val="0"/>
        </w:rPr>
        <w:t xml:space="preserve">Finance Agent không quyết định OPC có nên nhận hợp đồng hay không.</w:t>
      </w:r>
    </w:p>
    <w:p w:rsidR="00000000" w:rsidDel="00000000" w:rsidP="00000000" w:rsidRDefault="00000000" w:rsidRPr="00000000" w14:paraId="00000285">
      <w:pPr>
        <w:rPr/>
      </w:pPr>
      <w:r w:rsidDel="00000000" w:rsidR="00000000" w:rsidRPr="00000000">
        <w:rPr>
          <w:rtl w:val="0"/>
        </w:rPr>
        <w:t xml:space="preserve">Finance Agent chỉ trả lời: nếu nhận hoặc mở rộng, OPC có đủ tiền không, thiếu bao nhiêu, thiếu lúc nào, có thể thu tiền ở đâu, margin có ổn không, và dữ liệu nào còn thiếu.</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48.00000000000001" w:before="48.00000000000001"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